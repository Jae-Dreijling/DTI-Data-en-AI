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918BB" w14:textId="77777777" w:rsidR="00B71EBD" w:rsidRPr="00C667C2" w:rsidRDefault="00B71EBD" w:rsidP="611B2AF3">
      <w:pPr>
        <w:pStyle w:val="Title"/>
        <w:jc w:val="center"/>
        <w:rPr>
          <w:rFonts w:asciiTheme="minorHAnsi" w:hAnsiTheme="minorHAnsi" w:hint="eastAsia"/>
          <w:lang w:val="nl-NL"/>
        </w:rPr>
      </w:pPr>
    </w:p>
    <w:p w14:paraId="3C55C428" w14:textId="62727B01" w:rsidR="00200FDE" w:rsidRPr="00C667C2" w:rsidRDefault="4A42B162" w:rsidP="36A688E4">
      <w:pPr>
        <w:jc w:val="center"/>
        <w:rPr>
          <w:rFonts w:hint="eastAsia"/>
          <w:lang w:val="nl-NL"/>
        </w:rPr>
      </w:pPr>
      <w:r w:rsidRPr="00C667C2">
        <w:rPr>
          <w:noProof/>
          <w:lang w:val="nl-NL"/>
        </w:rPr>
        <w:drawing>
          <wp:inline distT="0" distB="0" distL="0" distR="0" wp14:anchorId="34F68E2D" wp14:editId="25D5C7F4">
            <wp:extent cx="3876675" cy="3876675"/>
            <wp:effectExtent l="0" t="0" r="0" b="0"/>
            <wp:docPr id="1815883258" name="drawing" title="HAN University of Applied Sciences (@HANUniversity)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83258" name="Picture 1815883258"/>
                    <pic:cNvPicPr/>
                  </pic:nvPicPr>
                  <pic:blipFill>
                    <a:blip r:embed="rId11">
                      <a:extLst>
                        <a:ext uri="{28A0092B-C50C-407E-A947-70E740481C1C}">
                          <a14:useLocalDpi xmlns:a14="http://schemas.microsoft.com/office/drawing/2010/main"/>
                        </a:ext>
                      </a:extLst>
                    </a:blip>
                    <a:stretch>
                      <a:fillRect/>
                    </a:stretch>
                  </pic:blipFill>
                  <pic:spPr>
                    <a:xfrm>
                      <a:off x="0" y="0"/>
                      <a:ext cx="3876675" cy="3876675"/>
                    </a:xfrm>
                    <a:prstGeom prst="rect">
                      <a:avLst/>
                    </a:prstGeom>
                  </pic:spPr>
                </pic:pic>
              </a:graphicData>
            </a:graphic>
          </wp:inline>
        </w:drawing>
      </w:r>
    </w:p>
    <w:p w14:paraId="2C078E63" w14:textId="42290FF3" w:rsidR="009D335C" w:rsidRPr="00C667C2" w:rsidRDefault="5E12CCA1" w:rsidP="611B2AF3">
      <w:pPr>
        <w:pStyle w:val="Title"/>
        <w:jc w:val="center"/>
        <w:rPr>
          <w:rFonts w:hint="eastAsia"/>
          <w:lang w:val="nl-NL"/>
        </w:rPr>
      </w:pPr>
      <w:r w:rsidRPr="00C667C2">
        <w:rPr>
          <w:lang w:val="nl-NL"/>
        </w:rPr>
        <w:t>Onderzoeksplan</w:t>
      </w:r>
    </w:p>
    <w:p w14:paraId="34C6143F" w14:textId="2BB417B4" w:rsidR="160FC14E" w:rsidRPr="00C667C2" w:rsidRDefault="160FC14E" w:rsidP="611B2AF3">
      <w:pPr>
        <w:pStyle w:val="Subtitle"/>
        <w:jc w:val="center"/>
        <w:rPr>
          <w:rFonts w:asciiTheme="majorHAnsi" w:hAnsiTheme="majorHAnsi" w:hint="eastAsia"/>
          <w:lang w:val="nl-NL"/>
        </w:rPr>
      </w:pPr>
      <w:r w:rsidRPr="00C667C2">
        <w:rPr>
          <w:rFonts w:asciiTheme="majorHAnsi" w:hAnsiTheme="majorHAnsi"/>
          <w:lang w:val="nl-NL"/>
        </w:rPr>
        <w:t xml:space="preserve">Wervingsaanpak Data &amp; AI </w:t>
      </w:r>
    </w:p>
    <w:p w14:paraId="230E4266" w14:textId="3BD4C575" w:rsidR="00200FDE" w:rsidRPr="00C667C2" w:rsidRDefault="00200FDE" w:rsidP="36A688E4">
      <w:pPr>
        <w:rPr>
          <w:rFonts w:hint="eastAsia"/>
          <w:lang w:val="nl-NL"/>
        </w:rPr>
      </w:pPr>
    </w:p>
    <w:p w14:paraId="7B32E4BD" w14:textId="77777777" w:rsidR="00E415D3" w:rsidRPr="00C667C2" w:rsidRDefault="00E415D3" w:rsidP="00200FDE">
      <w:pPr>
        <w:rPr>
          <w:rFonts w:hint="eastAsia"/>
          <w:lang w:val="nl-NL"/>
        </w:rPr>
      </w:pPr>
    </w:p>
    <w:p w14:paraId="54E97351" w14:textId="77777777" w:rsidR="00200FDE" w:rsidRPr="00C667C2" w:rsidRDefault="00200FDE" w:rsidP="00200FDE">
      <w:pPr>
        <w:rPr>
          <w:rFonts w:hint="eastAsia"/>
          <w:lang w:val="nl-NL"/>
        </w:rPr>
      </w:pPr>
    </w:p>
    <w:tbl>
      <w:tblPr>
        <w:tblStyle w:val="TableGrid"/>
        <w:tblW w:w="0" w:type="auto"/>
        <w:tblLook w:val="04A0" w:firstRow="1" w:lastRow="0" w:firstColumn="1" w:lastColumn="0" w:noHBand="0" w:noVBand="1"/>
      </w:tblPr>
      <w:tblGrid>
        <w:gridCol w:w="1843"/>
        <w:gridCol w:w="7517"/>
      </w:tblGrid>
      <w:tr w:rsidR="00200FDE" w:rsidRPr="008B19CC" w14:paraId="24960A1B" w14:textId="77777777" w:rsidTr="332AF034">
        <w:tc>
          <w:tcPr>
            <w:tcW w:w="1843" w:type="dxa"/>
            <w:tcBorders>
              <w:top w:val="nil"/>
              <w:left w:val="nil"/>
              <w:bottom w:val="nil"/>
              <w:right w:val="nil"/>
            </w:tcBorders>
          </w:tcPr>
          <w:p w14:paraId="09B9C372" w14:textId="3CB4E97A" w:rsidR="00200FDE" w:rsidRPr="00C667C2" w:rsidRDefault="00200FDE" w:rsidP="00FD46A4">
            <w:pPr>
              <w:jc w:val="right"/>
              <w:rPr>
                <w:rFonts w:hint="eastAsia"/>
                <w:lang w:val="nl-NL"/>
              </w:rPr>
            </w:pPr>
            <w:r w:rsidRPr="00C667C2">
              <w:rPr>
                <w:b/>
                <w:bCs/>
                <w:lang w:val="nl-NL"/>
              </w:rPr>
              <w:t>Auteurs</w:t>
            </w:r>
            <w:r w:rsidRPr="00C667C2">
              <w:rPr>
                <w:lang w:val="nl-NL"/>
              </w:rPr>
              <w:t>:</w:t>
            </w:r>
          </w:p>
        </w:tc>
        <w:tc>
          <w:tcPr>
            <w:tcW w:w="7517" w:type="dxa"/>
            <w:tcBorders>
              <w:top w:val="nil"/>
              <w:left w:val="nil"/>
              <w:bottom w:val="nil"/>
              <w:right w:val="nil"/>
            </w:tcBorders>
          </w:tcPr>
          <w:p w14:paraId="368B99BF" w14:textId="2A25B949" w:rsidR="00200FDE" w:rsidRPr="00C667C2" w:rsidRDefault="00200FDE" w:rsidP="00FD46A4">
            <w:pPr>
              <w:rPr>
                <w:rFonts w:hint="eastAsia"/>
                <w:lang w:val="nl-NL"/>
              </w:rPr>
            </w:pPr>
            <w:r w:rsidRPr="00C667C2">
              <w:rPr>
                <w:lang w:val="nl-NL"/>
              </w:rPr>
              <w:t xml:space="preserve">Jae Dreijling, Bart Ressing, </w:t>
            </w:r>
            <w:r w:rsidR="004C3B06" w:rsidRPr="00C667C2">
              <w:rPr>
                <w:lang w:val="nl-NL"/>
              </w:rPr>
              <w:t>Maryam Yousuf</w:t>
            </w:r>
            <w:r w:rsidR="00A04CD3" w:rsidRPr="00C667C2">
              <w:rPr>
                <w:lang w:val="nl-NL"/>
              </w:rPr>
              <w:t>z</w:t>
            </w:r>
            <w:r w:rsidR="004C3B06" w:rsidRPr="00C667C2">
              <w:rPr>
                <w:lang w:val="nl-NL"/>
              </w:rPr>
              <w:t>ai,</w:t>
            </w:r>
            <w:r w:rsidR="0049780F" w:rsidRPr="00C667C2">
              <w:rPr>
                <w:lang w:val="nl-NL"/>
              </w:rPr>
              <w:t xml:space="preserve"> Karlijn van der meer</w:t>
            </w:r>
          </w:p>
        </w:tc>
      </w:tr>
      <w:tr w:rsidR="00E415D3" w:rsidRPr="00A03658" w14:paraId="2C9FA53F" w14:textId="77777777" w:rsidTr="332AF034">
        <w:tc>
          <w:tcPr>
            <w:tcW w:w="1843" w:type="dxa"/>
            <w:tcBorders>
              <w:top w:val="nil"/>
              <w:left w:val="nil"/>
              <w:bottom w:val="nil"/>
              <w:right w:val="nil"/>
            </w:tcBorders>
          </w:tcPr>
          <w:p w14:paraId="6DF2E794" w14:textId="328BA25F" w:rsidR="00E415D3" w:rsidRPr="00C667C2" w:rsidRDefault="00614BD0" w:rsidP="00FD46A4">
            <w:pPr>
              <w:jc w:val="right"/>
              <w:rPr>
                <w:rFonts w:hint="eastAsia"/>
                <w:b/>
                <w:bCs/>
                <w:lang w:val="nl-NL"/>
              </w:rPr>
            </w:pPr>
            <w:r>
              <w:rPr>
                <w:b/>
                <w:bCs/>
                <w:lang w:val="nl-NL"/>
              </w:rPr>
              <w:t>Versie</w:t>
            </w:r>
          </w:p>
        </w:tc>
        <w:tc>
          <w:tcPr>
            <w:tcW w:w="7517" w:type="dxa"/>
            <w:tcBorders>
              <w:top w:val="nil"/>
              <w:left w:val="nil"/>
              <w:bottom w:val="nil"/>
              <w:right w:val="nil"/>
            </w:tcBorders>
          </w:tcPr>
          <w:p w14:paraId="1AAAFC59" w14:textId="1E859D82" w:rsidR="00E415D3" w:rsidRPr="00C667C2" w:rsidRDefault="00614BD0" w:rsidP="002458FC">
            <w:pPr>
              <w:rPr>
                <w:rFonts w:eastAsia="Helvetica" w:cs="Helvetica"/>
                <w:color w:val="333333"/>
                <w:lang w:val="nl-NL"/>
              </w:rPr>
            </w:pPr>
            <w:r>
              <w:rPr>
                <w:rFonts w:eastAsia="Helvetica" w:cs="Helvetica"/>
                <w:color w:val="333333"/>
                <w:lang w:val="nl-NL"/>
              </w:rPr>
              <w:t>1.0</w:t>
            </w:r>
          </w:p>
        </w:tc>
      </w:tr>
    </w:tbl>
    <w:p w14:paraId="21344DC8" w14:textId="569CEBEB" w:rsidR="002458FC" w:rsidRPr="00C667C2" w:rsidRDefault="002458FC" w:rsidP="001B2C1C">
      <w:pPr>
        <w:pStyle w:val="TOCHeading"/>
        <w:rPr>
          <w:rFonts w:hint="eastAsia"/>
          <w:lang w:val="nl-NL"/>
        </w:rPr>
      </w:pPr>
      <w:r w:rsidRPr="00C667C2">
        <w:rPr>
          <w:rFonts w:eastAsia="Helvetica"/>
          <w:lang w:val="nl-NL"/>
        </w:rPr>
        <w:br w:type="page"/>
      </w:r>
    </w:p>
    <w:sdt>
      <w:sdtPr>
        <w:rPr>
          <w:rFonts w:asciiTheme="minorHAnsi" w:eastAsiaTheme="minorEastAsia" w:hAnsiTheme="minorHAnsi" w:cstheme="minorBidi"/>
          <w:color w:val="auto"/>
          <w:sz w:val="24"/>
          <w:szCs w:val="24"/>
          <w:lang w:val="nl-NL" w:eastAsia="ja-JP"/>
        </w:rPr>
        <w:id w:val="-1463650975"/>
        <w:docPartObj>
          <w:docPartGallery w:val="Table of Contents"/>
          <w:docPartUnique/>
        </w:docPartObj>
      </w:sdtPr>
      <w:sdtEndPr>
        <w:rPr>
          <w:b/>
          <w:bCs/>
          <w:noProof/>
        </w:rPr>
      </w:sdtEndPr>
      <w:sdtContent>
        <w:p w14:paraId="617C74C9" w14:textId="60A1D58F" w:rsidR="002458FC" w:rsidRPr="00C667C2" w:rsidRDefault="002458FC" w:rsidP="002458FC">
          <w:pPr>
            <w:pStyle w:val="TOCHeading"/>
            <w:rPr>
              <w:rFonts w:asciiTheme="minorHAnsi" w:eastAsiaTheme="minorEastAsia" w:hAnsiTheme="minorHAnsi" w:cstheme="minorBidi" w:hint="eastAsia"/>
              <w:color w:val="auto"/>
              <w:sz w:val="24"/>
              <w:szCs w:val="24"/>
              <w:lang w:val="nl-NL" w:eastAsia="ja-JP"/>
            </w:rPr>
          </w:pPr>
          <w:r w:rsidRPr="00C667C2">
            <w:rPr>
              <w:lang w:val="nl-NL"/>
            </w:rPr>
            <w:t>Inhoudsopgave</w:t>
          </w:r>
        </w:p>
        <w:p w14:paraId="25B3A178" w14:textId="64902E51" w:rsidR="00DE7126" w:rsidRDefault="00E415D3">
          <w:pPr>
            <w:pStyle w:val="TOC1"/>
            <w:tabs>
              <w:tab w:val="right" w:leader="dot" w:pos="9350"/>
            </w:tabs>
            <w:rPr>
              <w:rFonts w:hint="eastAsia"/>
              <w:noProof/>
              <w:kern w:val="2"/>
              <w:lang w:val="nl-NL" w:eastAsia="nl-NL"/>
              <w14:ligatures w14:val="standardContextual"/>
            </w:rPr>
          </w:pPr>
          <w:r w:rsidRPr="00C667C2">
            <w:rPr>
              <w:lang w:val="nl-NL"/>
            </w:rPr>
            <w:fldChar w:fldCharType="begin"/>
          </w:r>
          <w:r w:rsidRPr="00C667C2">
            <w:rPr>
              <w:lang w:val="nl-NL"/>
            </w:rPr>
            <w:instrText>TOC \o "1-3" \z \u \h</w:instrText>
          </w:r>
          <w:r w:rsidRPr="00C667C2">
            <w:rPr>
              <w:lang w:val="nl-NL"/>
            </w:rPr>
            <w:fldChar w:fldCharType="separate"/>
          </w:r>
          <w:hyperlink w:anchor="_Toc241668773" w:history="1">
            <w:r w:rsidR="00DE7126" w:rsidRPr="00BB4F77">
              <w:rPr>
                <w:rStyle w:val="Hyperlink"/>
                <w:noProof/>
                <w:lang w:val="nl-NL"/>
              </w:rPr>
              <w:t>Versie beheer</w:t>
            </w:r>
            <w:r w:rsidR="00DE7126">
              <w:rPr>
                <w:noProof/>
                <w:webHidden/>
              </w:rPr>
              <w:tab/>
            </w:r>
            <w:r w:rsidR="00DE7126">
              <w:rPr>
                <w:noProof/>
                <w:webHidden/>
              </w:rPr>
              <w:fldChar w:fldCharType="begin"/>
            </w:r>
            <w:r w:rsidR="00DE7126">
              <w:rPr>
                <w:noProof/>
                <w:webHidden/>
              </w:rPr>
              <w:instrText xml:space="preserve"> PAGEREF _Toc241668773 \h </w:instrText>
            </w:r>
            <w:r w:rsidR="00DE7126">
              <w:rPr>
                <w:noProof/>
                <w:webHidden/>
              </w:rPr>
            </w:r>
            <w:r w:rsidR="00DE7126">
              <w:rPr>
                <w:noProof/>
                <w:webHidden/>
              </w:rPr>
              <w:fldChar w:fldCharType="separate"/>
            </w:r>
            <w:r w:rsidR="00DE7126">
              <w:rPr>
                <w:noProof/>
                <w:webHidden/>
              </w:rPr>
              <w:t>3</w:t>
            </w:r>
            <w:r w:rsidR="00DE7126">
              <w:rPr>
                <w:noProof/>
                <w:webHidden/>
              </w:rPr>
              <w:fldChar w:fldCharType="end"/>
            </w:r>
          </w:hyperlink>
        </w:p>
        <w:p w14:paraId="77464F0F" w14:textId="62AF2031" w:rsidR="00DE7126" w:rsidRDefault="00DE7126">
          <w:pPr>
            <w:pStyle w:val="TOC1"/>
            <w:tabs>
              <w:tab w:val="right" w:leader="dot" w:pos="9350"/>
            </w:tabs>
            <w:rPr>
              <w:rFonts w:hint="eastAsia"/>
              <w:noProof/>
              <w:kern w:val="2"/>
              <w:lang w:val="nl-NL" w:eastAsia="nl-NL"/>
              <w14:ligatures w14:val="standardContextual"/>
            </w:rPr>
          </w:pPr>
          <w:hyperlink w:anchor="_Toc241668774" w:history="1">
            <w:r w:rsidRPr="00BB4F77">
              <w:rPr>
                <w:rStyle w:val="Hyperlink"/>
                <w:noProof/>
                <w:lang w:val="nl-NL"/>
              </w:rPr>
              <w:t>Inleiding</w:t>
            </w:r>
            <w:r>
              <w:rPr>
                <w:noProof/>
                <w:webHidden/>
              </w:rPr>
              <w:tab/>
            </w:r>
            <w:r>
              <w:rPr>
                <w:noProof/>
                <w:webHidden/>
              </w:rPr>
              <w:fldChar w:fldCharType="begin"/>
            </w:r>
            <w:r>
              <w:rPr>
                <w:noProof/>
                <w:webHidden/>
              </w:rPr>
              <w:instrText xml:space="preserve"> PAGEREF _Toc241668774 \h </w:instrText>
            </w:r>
            <w:r>
              <w:rPr>
                <w:noProof/>
                <w:webHidden/>
              </w:rPr>
            </w:r>
            <w:r>
              <w:rPr>
                <w:noProof/>
                <w:webHidden/>
              </w:rPr>
              <w:fldChar w:fldCharType="separate"/>
            </w:r>
            <w:r>
              <w:rPr>
                <w:noProof/>
                <w:webHidden/>
              </w:rPr>
              <w:t>4</w:t>
            </w:r>
            <w:r>
              <w:rPr>
                <w:noProof/>
                <w:webHidden/>
              </w:rPr>
              <w:fldChar w:fldCharType="end"/>
            </w:r>
          </w:hyperlink>
        </w:p>
        <w:p w14:paraId="5F53E3D0" w14:textId="18F51A54" w:rsidR="00DE7126" w:rsidRDefault="00DE7126">
          <w:pPr>
            <w:pStyle w:val="TOC2"/>
            <w:tabs>
              <w:tab w:val="right" w:leader="dot" w:pos="9350"/>
            </w:tabs>
            <w:rPr>
              <w:rFonts w:hint="eastAsia"/>
              <w:noProof/>
              <w:kern w:val="2"/>
              <w:lang w:val="nl-NL" w:eastAsia="nl-NL"/>
              <w14:ligatures w14:val="standardContextual"/>
            </w:rPr>
          </w:pPr>
          <w:hyperlink w:anchor="_Toc241668775" w:history="1">
            <w:r w:rsidRPr="00BB4F77">
              <w:rPr>
                <w:rStyle w:val="Hyperlink"/>
                <w:noProof/>
                <w:lang w:val="nl-NL"/>
              </w:rPr>
              <w:t>Het probleem</w:t>
            </w:r>
            <w:r>
              <w:rPr>
                <w:noProof/>
                <w:webHidden/>
              </w:rPr>
              <w:tab/>
            </w:r>
            <w:r>
              <w:rPr>
                <w:noProof/>
                <w:webHidden/>
              </w:rPr>
              <w:fldChar w:fldCharType="begin"/>
            </w:r>
            <w:r>
              <w:rPr>
                <w:noProof/>
                <w:webHidden/>
              </w:rPr>
              <w:instrText xml:space="preserve"> PAGEREF _Toc241668775 \h </w:instrText>
            </w:r>
            <w:r>
              <w:rPr>
                <w:noProof/>
                <w:webHidden/>
              </w:rPr>
            </w:r>
            <w:r>
              <w:rPr>
                <w:noProof/>
                <w:webHidden/>
              </w:rPr>
              <w:fldChar w:fldCharType="separate"/>
            </w:r>
            <w:r>
              <w:rPr>
                <w:noProof/>
                <w:webHidden/>
              </w:rPr>
              <w:t>4</w:t>
            </w:r>
            <w:r>
              <w:rPr>
                <w:noProof/>
                <w:webHidden/>
              </w:rPr>
              <w:fldChar w:fldCharType="end"/>
            </w:r>
          </w:hyperlink>
        </w:p>
        <w:p w14:paraId="30579C06" w14:textId="27884930" w:rsidR="00DE7126" w:rsidRDefault="00DE7126">
          <w:pPr>
            <w:pStyle w:val="TOC2"/>
            <w:tabs>
              <w:tab w:val="right" w:leader="dot" w:pos="9350"/>
            </w:tabs>
            <w:rPr>
              <w:rFonts w:hint="eastAsia"/>
              <w:noProof/>
              <w:kern w:val="2"/>
              <w:lang w:val="nl-NL" w:eastAsia="nl-NL"/>
              <w14:ligatures w14:val="standardContextual"/>
            </w:rPr>
          </w:pPr>
          <w:hyperlink w:anchor="_Toc241668776" w:history="1">
            <w:r w:rsidRPr="00BB4F77">
              <w:rPr>
                <w:rStyle w:val="Hyperlink"/>
                <w:noProof/>
                <w:lang w:val="nl-NL"/>
              </w:rPr>
              <w:t>Aanleiding</w:t>
            </w:r>
            <w:r>
              <w:rPr>
                <w:noProof/>
                <w:webHidden/>
              </w:rPr>
              <w:tab/>
            </w:r>
            <w:r>
              <w:rPr>
                <w:noProof/>
                <w:webHidden/>
              </w:rPr>
              <w:fldChar w:fldCharType="begin"/>
            </w:r>
            <w:r>
              <w:rPr>
                <w:noProof/>
                <w:webHidden/>
              </w:rPr>
              <w:instrText xml:space="preserve"> PAGEREF _Toc241668776 \h </w:instrText>
            </w:r>
            <w:r>
              <w:rPr>
                <w:noProof/>
                <w:webHidden/>
              </w:rPr>
            </w:r>
            <w:r>
              <w:rPr>
                <w:noProof/>
                <w:webHidden/>
              </w:rPr>
              <w:fldChar w:fldCharType="separate"/>
            </w:r>
            <w:r>
              <w:rPr>
                <w:noProof/>
                <w:webHidden/>
              </w:rPr>
              <w:t>4</w:t>
            </w:r>
            <w:r>
              <w:rPr>
                <w:noProof/>
                <w:webHidden/>
              </w:rPr>
              <w:fldChar w:fldCharType="end"/>
            </w:r>
          </w:hyperlink>
        </w:p>
        <w:p w14:paraId="2C095684" w14:textId="074723BB" w:rsidR="00DE7126" w:rsidRDefault="00DE7126">
          <w:pPr>
            <w:pStyle w:val="TOC2"/>
            <w:tabs>
              <w:tab w:val="right" w:leader="dot" w:pos="9350"/>
            </w:tabs>
            <w:rPr>
              <w:rFonts w:hint="eastAsia"/>
              <w:noProof/>
              <w:kern w:val="2"/>
              <w:lang w:val="nl-NL" w:eastAsia="nl-NL"/>
              <w14:ligatures w14:val="standardContextual"/>
            </w:rPr>
          </w:pPr>
          <w:hyperlink w:anchor="_Toc241668777" w:history="1">
            <w:r w:rsidRPr="00BB4F77">
              <w:rPr>
                <w:rStyle w:val="Hyperlink"/>
                <w:noProof/>
                <w:lang w:val="nl-NL"/>
              </w:rPr>
              <w:t>Doelstelling</w:t>
            </w:r>
            <w:r>
              <w:rPr>
                <w:noProof/>
                <w:webHidden/>
              </w:rPr>
              <w:tab/>
            </w:r>
            <w:r>
              <w:rPr>
                <w:noProof/>
                <w:webHidden/>
              </w:rPr>
              <w:fldChar w:fldCharType="begin"/>
            </w:r>
            <w:r>
              <w:rPr>
                <w:noProof/>
                <w:webHidden/>
              </w:rPr>
              <w:instrText xml:space="preserve"> PAGEREF _Toc241668777 \h </w:instrText>
            </w:r>
            <w:r>
              <w:rPr>
                <w:noProof/>
                <w:webHidden/>
              </w:rPr>
            </w:r>
            <w:r>
              <w:rPr>
                <w:noProof/>
                <w:webHidden/>
              </w:rPr>
              <w:fldChar w:fldCharType="separate"/>
            </w:r>
            <w:r>
              <w:rPr>
                <w:noProof/>
                <w:webHidden/>
              </w:rPr>
              <w:t>4</w:t>
            </w:r>
            <w:r>
              <w:rPr>
                <w:noProof/>
                <w:webHidden/>
              </w:rPr>
              <w:fldChar w:fldCharType="end"/>
            </w:r>
          </w:hyperlink>
        </w:p>
        <w:p w14:paraId="7D48D29A" w14:textId="5DC7358A" w:rsidR="00DE7126" w:rsidRDefault="00DE7126">
          <w:pPr>
            <w:pStyle w:val="TOC2"/>
            <w:tabs>
              <w:tab w:val="right" w:leader="dot" w:pos="9350"/>
            </w:tabs>
            <w:rPr>
              <w:rFonts w:hint="eastAsia"/>
              <w:noProof/>
              <w:kern w:val="2"/>
              <w:lang w:val="nl-NL" w:eastAsia="nl-NL"/>
              <w14:ligatures w14:val="standardContextual"/>
            </w:rPr>
          </w:pPr>
          <w:hyperlink w:anchor="_Toc241668778" w:history="1">
            <w:r w:rsidRPr="00BB4F77">
              <w:rPr>
                <w:rStyle w:val="Hyperlink"/>
                <w:noProof/>
                <w:lang w:val="nl-NL"/>
              </w:rPr>
              <w:t>Kansen</w:t>
            </w:r>
            <w:r>
              <w:rPr>
                <w:noProof/>
                <w:webHidden/>
              </w:rPr>
              <w:tab/>
            </w:r>
            <w:r>
              <w:rPr>
                <w:noProof/>
                <w:webHidden/>
              </w:rPr>
              <w:fldChar w:fldCharType="begin"/>
            </w:r>
            <w:r>
              <w:rPr>
                <w:noProof/>
                <w:webHidden/>
              </w:rPr>
              <w:instrText xml:space="preserve"> PAGEREF _Toc241668778 \h </w:instrText>
            </w:r>
            <w:r>
              <w:rPr>
                <w:noProof/>
                <w:webHidden/>
              </w:rPr>
            </w:r>
            <w:r>
              <w:rPr>
                <w:noProof/>
                <w:webHidden/>
              </w:rPr>
              <w:fldChar w:fldCharType="separate"/>
            </w:r>
            <w:r>
              <w:rPr>
                <w:noProof/>
                <w:webHidden/>
              </w:rPr>
              <w:t>4</w:t>
            </w:r>
            <w:r>
              <w:rPr>
                <w:noProof/>
                <w:webHidden/>
              </w:rPr>
              <w:fldChar w:fldCharType="end"/>
            </w:r>
          </w:hyperlink>
        </w:p>
        <w:p w14:paraId="6DC4572D" w14:textId="2F9A82A1" w:rsidR="00DE7126" w:rsidRDefault="00DE7126">
          <w:pPr>
            <w:pStyle w:val="TOC1"/>
            <w:tabs>
              <w:tab w:val="right" w:leader="dot" w:pos="9350"/>
            </w:tabs>
            <w:rPr>
              <w:rFonts w:hint="eastAsia"/>
              <w:noProof/>
              <w:kern w:val="2"/>
              <w:lang w:val="nl-NL" w:eastAsia="nl-NL"/>
              <w14:ligatures w14:val="standardContextual"/>
            </w:rPr>
          </w:pPr>
          <w:hyperlink w:anchor="_Toc241668779" w:history="1">
            <w:r w:rsidRPr="00BB4F77">
              <w:rPr>
                <w:rStyle w:val="Hyperlink"/>
                <w:noProof/>
                <w:lang w:val="nl-NL"/>
              </w:rPr>
              <w:t>Theoretisch kader</w:t>
            </w:r>
            <w:r>
              <w:rPr>
                <w:noProof/>
                <w:webHidden/>
              </w:rPr>
              <w:tab/>
            </w:r>
            <w:r>
              <w:rPr>
                <w:noProof/>
                <w:webHidden/>
              </w:rPr>
              <w:fldChar w:fldCharType="begin"/>
            </w:r>
            <w:r>
              <w:rPr>
                <w:noProof/>
                <w:webHidden/>
              </w:rPr>
              <w:instrText xml:space="preserve"> PAGEREF _Toc241668779 \h </w:instrText>
            </w:r>
            <w:r>
              <w:rPr>
                <w:noProof/>
                <w:webHidden/>
              </w:rPr>
            </w:r>
            <w:r>
              <w:rPr>
                <w:noProof/>
                <w:webHidden/>
              </w:rPr>
              <w:fldChar w:fldCharType="separate"/>
            </w:r>
            <w:r>
              <w:rPr>
                <w:noProof/>
                <w:webHidden/>
              </w:rPr>
              <w:t>5</w:t>
            </w:r>
            <w:r>
              <w:rPr>
                <w:noProof/>
                <w:webHidden/>
              </w:rPr>
              <w:fldChar w:fldCharType="end"/>
            </w:r>
          </w:hyperlink>
        </w:p>
        <w:p w14:paraId="205155A8" w14:textId="6389DC39" w:rsidR="00DE7126" w:rsidRDefault="00DE7126">
          <w:pPr>
            <w:pStyle w:val="TOC1"/>
            <w:tabs>
              <w:tab w:val="right" w:leader="dot" w:pos="9350"/>
            </w:tabs>
            <w:rPr>
              <w:rFonts w:hint="eastAsia"/>
              <w:noProof/>
              <w:kern w:val="2"/>
              <w:lang w:val="nl-NL" w:eastAsia="nl-NL"/>
              <w14:ligatures w14:val="standardContextual"/>
            </w:rPr>
          </w:pPr>
          <w:hyperlink w:anchor="_Toc241668780" w:history="1">
            <w:r w:rsidRPr="00BB4F77">
              <w:rPr>
                <w:rStyle w:val="Hyperlink"/>
                <w:noProof/>
                <w:lang w:val="nl-NL"/>
              </w:rPr>
              <w:t>Het onderzoek</w:t>
            </w:r>
            <w:r>
              <w:rPr>
                <w:noProof/>
                <w:webHidden/>
              </w:rPr>
              <w:tab/>
            </w:r>
            <w:r>
              <w:rPr>
                <w:noProof/>
                <w:webHidden/>
              </w:rPr>
              <w:fldChar w:fldCharType="begin"/>
            </w:r>
            <w:r>
              <w:rPr>
                <w:noProof/>
                <w:webHidden/>
              </w:rPr>
              <w:instrText xml:space="preserve"> PAGEREF _Toc241668780 \h </w:instrText>
            </w:r>
            <w:r>
              <w:rPr>
                <w:noProof/>
                <w:webHidden/>
              </w:rPr>
            </w:r>
            <w:r>
              <w:rPr>
                <w:noProof/>
                <w:webHidden/>
              </w:rPr>
              <w:fldChar w:fldCharType="separate"/>
            </w:r>
            <w:r>
              <w:rPr>
                <w:noProof/>
                <w:webHidden/>
              </w:rPr>
              <w:t>6</w:t>
            </w:r>
            <w:r>
              <w:rPr>
                <w:noProof/>
                <w:webHidden/>
              </w:rPr>
              <w:fldChar w:fldCharType="end"/>
            </w:r>
          </w:hyperlink>
        </w:p>
        <w:p w14:paraId="6B4FCEB1" w14:textId="332F0819" w:rsidR="00DE7126" w:rsidRDefault="00DE7126">
          <w:pPr>
            <w:pStyle w:val="TOC2"/>
            <w:tabs>
              <w:tab w:val="right" w:leader="dot" w:pos="9350"/>
            </w:tabs>
            <w:rPr>
              <w:rFonts w:hint="eastAsia"/>
              <w:noProof/>
              <w:kern w:val="2"/>
              <w:lang w:val="nl-NL" w:eastAsia="nl-NL"/>
              <w14:ligatures w14:val="standardContextual"/>
            </w:rPr>
          </w:pPr>
          <w:hyperlink w:anchor="_Toc241668781" w:history="1">
            <w:r w:rsidRPr="00BB4F77">
              <w:rPr>
                <w:rStyle w:val="Hyperlink"/>
                <w:noProof/>
                <w:lang w:val="nl-NL"/>
              </w:rPr>
              <w:t>Methodologie (Maryam)</w:t>
            </w:r>
            <w:r>
              <w:rPr>
                <w:noProof/>
                <w:webHidden/>
              </w:rPr>
              <w:tab/>
            </w:r>
            <w:r>
              <w:rPr>
                <w:noProof/>
                <w:webHidden/>
              </w:rPr>
              <w:fldChar w:fldCharType="begin"/>
            </w:r>
            <w:r>
              <w:rPr>
                <w:noProof/>
                <w:webHidden/>
              </w:rPr>
              <w:instrText xml:space="preserve"> PAGEREF _Toc241668781 \h </w:instrText>
            </w:r>
            <w:r>
              <w:rPr>
                <w:noProof/>
                <w:webHidden/>
              </w:rPr>
            </w:r>
            <w:r>
              <w:rPr>
                <w:noProof/>
                <w:webHidden/>
              </w:rPr>
              <w:fldChar w:fldCharType="separate"/>
            </w:r>
            <w:r>
              <w:rPr>
                <w:noProof/>
                <w:webHidden/>
              </w:rPr>
              <w:t>6</w:t>
            </w:r>
            <w:r>
              <w:rPr>
                <w:noProof/>
                <w:webHidden/>
              </w:rPr>
              <w:fldChar w:fldCharType="end"/>
            </w:r>
          </w:hyperlink>
        </w:p>
        <w:p w14:paraId="6FB95322" w14:textId="47B3AE5F" w:rsidR="00DE7126" w:rsidRDefault="00DE7126">
          <w:pPr>
            <w:pStyle w:val="TOC2"/>
            <w:tabs>
              <w:tab w:val="right" w:leader="dot" w:pos="9350"/>
            </w:tabs>
            <w:rPr>
              <w:rFonts w:hint="eastAsia"/>
              <w:noProof/>
              <w:kern w:val="2"/>
              <w:lang w:val="nl-NL" w:eastAsia="nl-NL"/>
              <w14:ligatures w14:val="standardContextual"/>
            </w:rPr>
          </w:pPr>
          <w:hyperlink w:anchor="_Toc241668782" w:history="1">
            <w:r w:rsidRPr="00BB4F77">
              <w:rPr>
                <w:rStyle w:val="Hyperlink"/>
                <w:noProof/>
                <w:lang w:val="nl-NL"/>
              </w:rPr>
              <w:t>Etische aspecten en risico’s</w:t>
            </w:r>
            <w:r>
              <w:rPr>
                <w:noProof/>
                <w:webHidden/>
              </w:rPr>
              <w:tab/>
            </w:r>
            <w:r>
              <w:rPr>
                <w:noProof/>
                <w:webHidden/>
              </w:rPr>
              <w:fldChar w:fldCharType="begin"/>
            </w:r>
            <w:r>
              <w:rPr>
                <w:noProof/>
                <w:webHidden/>
              </w:rPr>
              <w:instrText xml:space="preserve"> PAGEREF _Toc241668782 \h </w:instrText>
            </w:r>
            <w:r>
              <w:rPr>
                <w:noProof/>
                <w:webHidden/>
              </w:rPr>
            </w:r>
            <w:r>
              <w:rPr>
                <w:noProof/>
                <w:webHidden/>
              </w:rPr>
              <w:fldChar w:fldCharType="separate"/>
            </w:r>
            <w:r>
              <w:rPr>
                <w:noProof/>
                <w:webHidden/>
              </w:rPr>
              <w:t>6</w:t>
            </w:r>
            <w:r>
              <w:rPr>
                <w:noProof/>
                <w:webHidden/>
              </w:rPr>
              <w:fldChar w:fldCharType="end"/>
            </w:r>
          </w:hyperlink>
        </w:p>
        <w:p w14:paraId="33B742DA" w14:textId="3F7CA1D5" w:rsidR="00DE7126" w:rsidRDefault="00DE7126">
          <w:pPr>
            <w:pStyle w:val="TOC2"/>
            <w:tabs>
              <w:tab w:val="right" w:leader="dot" w:pos="9350"/>
            </w:tabs>
            <w:rPr>
              <w:rFonts w:hint="eastAsia"/>
              <w:noProof/>
              <w:kern w:val="2"/>
              <w:lang w:val="nl-NL" w:eastAsia="nl-NL"/>
              <w14:ligatures w14:val="standardContextual"/>
            </w:rPr>
          </w:pPr>
          <w:hyperlink w:anchor="_Toc241668783" w:history="1">
            <w:r w:rsidRPr="00BB4F77">
              <w:rPr>
                <w:rStyle w:val="Hyperlink"/>
                <w:rFonts w:eastAsia="Helvetica"/>
                <w:noProof/>
                <w:lang w:val="nl-NL"/>
              </w:rPr>
              <w:t>De Hoofdvraag</w:t>
            </w:r>
            <w:r>
              <w:rPr>
                <w:noProof/>
                <w:webHidden/>
              </w:rPr>
              <w:tab/>
            </w:r>
            <w:r>
              <w:rPr>
                <w:noProof/>
                <w:webHidden/>
              </w:rPr>
              <w:fldChar w:fldCharType="begin"/>
            </w:r>
            <w:r>
              <w:rPr>
                <w:noProof/>
                <w:webHidden/>
              </w:rPr>
              <w:instrText xml:space="preserve"> PAGEREF _Toc241668783 \h </w:instrText>
            </w:r>
            <w:r>
              <w:rPr>
                <w:noProof/>
                <w:webHidden/>
              </w:rPr>
            </w:r>
            <w:r>
              <w:rPr>
                <w:noProof/>
                <w:webHidden/>
              </w:rPr>
              <w:fldChar w:fldCharType="separate"/>
            </w:r>
            <w:r>
              <w:rPr>
                <w:noProof/>
                <w:webHidden/>
              </w:rPr>
              <w:t>6</w:t>
            </w:r>
            <w:r>
              <w:rPr>
                <w:noProof/>
                <w:webHidden/>
              </w:rPr>
              <w:fldChar w:fldCharType="end"/>
            </w:r>
          </w:hyperlink>
        </w:p>
        <w:p w14:paraId="188C76A5" w14:textId="19B8B6BE" w:rsidR="00DE7126" w:rsidRDefault="00DE7126">
          <w:pPr>
            <w:pStyle w:val="TOC2"/>
            <w:tabs>
              <w:tab w:val="right" w:leader="dot" w:pos="9350"/>
            </w:tabs>
            <w:rPr>
              <w:rFonts w:hint="eastAsia"/>
              <w:noProof/>
              <w:kern w:val="2"/>
              <w:lang w:val="nl-NL" w:eastAsia="nl-NL"/>
              <w14:ligatures w14:val="standardContextual"/>
            </w:rPr>
          </w:pPr>
          <w:hyperlink w:anchor="_Toc241668784" w:history="1">
            <w:r w:rsidRPr="00BB4F77">
              <w:rPr>
                <w:rStyle w:val="Hyperlink"/>
                <w:noProof/>
                <w:lang w:val="nl-NL"/>
              </w:rPr>
              <w:t>De deelvragen</w:t>
            </w:r>
            <w:r>
              <w:rPr>
                <w:noProof/>
                <w:webHidden/>
              </w:rPr>
              <w:tab/>
            </w:r>
            <w:r>
              <w:rPr>
                <w:noProof/>
                <w:webHidden/>
              </w:rPr>
              <w:fldChar w:fldCharType="begin"/>
            </w:r>
            <w:r>
              <w:rPr>
                <w:noProof/>
                <w:webHidden/>
              </w:rPr>
              <w:instrText xml:space="preserve"> PAGEREF _Toc241668784 \h </w:instrText>
            </w:r>
            <w:r>
              <w:rPr>
                <w:noProof/>
                <w:webHidden/>
              </w:rPr>
            </w:r>
            <w:r>
              <w:rPr>
                <w:noProof/>
                <w:webHidden/>
              </w:rPr>
              <w:fldChar w:fldCharType="separate"/>
            </w:r>
            <w:r>
              <w:rPr>
                <w:noProof/>
                <w:webHidden/>
              </w:rPr>
              <w:t>6</w:t>
            </w:r>
            <w:r>
              <w:rPr>
                <w:noProof/>
                <w:webHidden/>
              </w:rPr>
              <w:fldChar w:fldCharType="end"/>
            </w:r>
          </w:hyperlink>
        </w:p>
        <w:p w14:paraId="5FB05C6D" w14:textId="734EFC26" w:rsidR="00DE7126" w:rsidRDefault="00DE7126">
          <w:pPr>
            <w:pStyle w:val="TOC3"/>
            <w:tabs>
              <w:tab w:val="right" w:leader="dot" w:pos="9350"/>
            </w:tabs>
            <w:rPr>
              <w:rFonts w:hint="eastAsia"/>
              <w:noProof/>
              <w:kern w:val="2"/>
              <w:lang w:val="nl-NL" w:eastAsia="nl-NL"/>
              <w14:ligatures w14:val="standardContextual"/>
            </w:rPr>
          </w:pPr>
          <w:hyperlink w:anchor="_Toc241668785" w:history="1">
            <w:r w:rsidRPr="00BB4F77">
              <w:rPr>
                <w:rStyle w:val="Hyperlink"/>
                <w:noProof/>
                <w:lang w:val="nl-NL"/>
              </w:rPr>
              <w:t>Blok A: wat weten we over de doelgroep</w:t>
            </w:r>
            <w:r>
              <w:rPr>
                <w:noProof/>
                <w:webHidden/>
              </w:rPr>
              <w:tab/>
            </w:r>
            <w:r>
              <w:rPr>
                <w:noProof/>
                <w:webHidden/>
              </w:rPr>
              <w:fldChar w:fldCharType="begin"/>
            </w:r>
            <w:r>
              <w:rPr>
                <w:noProof/>
                <w:webHidden/>
              </w:rPr>
              <w:instrText xml:space="preserve"> PAGEREF _Toc241668785 \h </w:instrText>
            </w:r>
            <w:r>
              <w:rPr>
                <w:noProof/>
                <w:webHidden/>
              </w:rPr>
            </w:r>
            <w:r>
              <w:rPr>
                <w:noProof/>
                <w:webHidden/>
              </w:rPr>
              <w:fldChar w:fldCharType="separate"/>
            </w:r>
            <w:r>
              <w:rPr>
                <w:noProof/>
                <w:webHidden/>
              </w:rPr>
              <w:t>6</w:t>
            </w:r>
            <w:r>
              <w:rPr>
                <w:noProof/>
                <w:webHidden/>
              </w:rPr>
              <w:fldChar w:fldCharType="end"/>
            </w:r>
          </w:hyperlink>
        </w:p>
        <w:p w14:paraId="0BD69C31" w14:textId="10E9CBCB" w:rsidR="00DE7126" w:rsidRDefault="00DE7126">
          <w:pPr>
            <w:pStyle w:val="TOC3"/>
            <w:tabs>
              <w:tab w:val="right" w:leader="dot" w:pos="9350"/>
            </w:tabs>
            <w:rPr>
              <w:rFonts w:hint="eastAsia"/>
              <w:noProof/>
              <w:kern w:val="2"/>
              <w:lang w:val="nl-NL" w:eastAsia="nl-NL"/>
              <w14:ligatures w14:val="standardContextual"/>
            </w:rPr>
          </w:pPr>
          <w:hyperlink w:anchor="_Toc241668786" w:history="1">
            <w:r w:rsidRPr="00BB4F77">
              <w:rPr>
                <w:rStyle w:val="Hyperlink"/>
                <w:noProof/>
                <w:lang w:val="nl-NL"/>
              </w:rPr>
              <w:t>Blok B: ideeën verkennen</w:t>
            </w:r>
            <w:r>
              <w:rPr>
                <w:noProof/>
                <w:webHidden/>
              </w:rPr>
              <w:tab/>
            </w:r>
            <w:r>
              <w:rPr>
                <w:noProof/>
                <w:webHidden/>
              </w:rPr>
              <w:fldChar w:fldCharType="begin"/>
            </w:r>
            <w:r>
              <w:rPr>
                <w:noProof/>
                <w:webHidden/>
              </w:rPr>
              <w:instrText xml:space="preserve"> PAGEREF _Toc241668786 \h </w:instrText>
            </w:r>
            <w:r>
              <w:rPr>
                <w:noProof/>
                <w:webHidden/>
              </w:rPr>
            </w:r>
            <w:r>
              <w:rPr>
                <w:noProof/>
                <w:webHidden/>
              </w:rPr>
              <w:fldChar w:fldCharType="separate"/>
            </w:r>
            <w:r>
              <w:rPr>
                <w:noProof/>
                <w:webHidden/>
              </w:rPr>
              <w:t>7</w:t>
            </w:r>
            <w:r>
              <w:rPr>
                <w:noProof/>
                <w:webHidden/>
              </w:rPr>
              <w:fldChar w:fldCharType="end"/>
            </w:r>
          </w:hyperlink>
        </w:p>
        <w:p w14:paraId="4332A811" w14:textId="36C92DE4" w:rsidR="00DE7126" w:rsidRDefault="00DE7126">
          <w:pPr>
            <w:pStyle w:val="TOC3"/>
            <w:tabs>
              <w:tab w:val="right" w:leader="dot" w:pos="9350"/>
            </w:tabs>
            <w:rPr>
              <w:rFonts w:hint="eastAsia"/>
              <w:noProof/>
              <w:kern w:val="2"/>
              <w:lang w:val="nl-NL" w:eastAsia="nl-NL"/>
              <w14:ligatures w14:val="standardContextual"/>
            </w:rPr>
          </w:pPr>
          <w:hyperlink w:anchor="_Toc241668787" w:history="1">
            <w:r w:rsidRPr="00BB4F77">
              <w:rPr>
                <w:rStyle w:val="Hyperlink"/>
                <w:noProof/>
                <w:lang w:val="nl-NL"/>
              </w:rPr>
              <w:t>Blok C: kan het ook echt gebouwd worden</w:t>
            </w:r>
            <w:r>
              <w:rPr>
                <w:noProof/>
                <w:webHidden/>
              </w:rPr>
              <w:tab/>
            </w:r>
            <w:r>
              <w:rPr>
                <w:noProof/>
                <w:webHidden/>
              </w:rPr>
              <w:fldChar w:fldCharType="begin"/>
            </w:r>
            <w:r>
              <w:rPr>
                <w:noProof/>
                <w:webHidden/>
              </w:rPr>
              <w:instrText xml:space="preserve"> PAGEREF _Toc241668787 \h </w:instrText>
            </w:r>
            <w:r>
              <w:rPr>
                <w:noProof/>
                <w:webHidden/>
              </w:rPr>
            </w:r>
            <w:r>
              <w:rPr>
                <w:noProof/>
                <w:webHidden/>
              </w:rPr>
              <w:fldChar w:fldCharType="separate"/>
            </w:r>
            <w:r>
              <w:rPr>
                <w:noProof/>
                <w:webHidden/>
              </w:rPr>
              <w:t>7</w:t>
            </w:r>
            <w:r>
              <w:rPr>
                <w:noProof/>
                <w:webHidden/>
              </w:rPr>
              <w:fldChar w:fldCharType="end"/>
            </w:r>
          </w:hyperlink>
        </w:p>
        <w:p w14:paraId="09666AB9" w14:textId="106B188B" w:rsidR="00DE7126" w:rsidRDefault="00DE7126">
          <w:pPr>
            <w:pStyle w:val="TOC2"/>
            <w:tabs>
              <w:tab w:val="right" w:leader="dot" w:pos="9350"/>
            </w:tabs>
            <w:rPr>
              <w:rFonts w:hint="eastAsia"/>
              <w:noProof/>
              <w:kern w:val="2"/>
              <w:lang w:val="nl-NL" w:eastAsia="nl-NL"/>
              <w14:ligatures w14:val="standardContextual"/>
            </w:rPr>
          </w:pPr>
          <w:hyperlink w:anchor="_Toc241668788" w:history="1">
            <w:r w:rsidRPr="00BB4F77">
              <w:rPr>
                <w:rStyle w:val="Hyperlink"/>
                <w:noProof/>
                <w:lang w:val="nl-NL"/>
              </w:rPr>
              <w:t>Concepten</w:t>
            </w:r>
            <w:r>
              <w:rPr>
                <w:noProof/>
                <w:webHidden/>
              </w:rPr>
              <w:tab/>
            </w:r>
            <w:r>
              <w:rPr>
                <w:noProof/>
                <w:webHidden/>
              </w:rPr>
              <w:fldChar w:fldCharType="begin"/>
            </w:r>
            <w:r>
              <w:rPr>
                <w:noProof/>
                <w:webHidden/>
              </w:rPr>
              <w:instrText xml:space="preserve"> PAGEREF _Toc241668788 \h </w:instrText>
            </w:r>
            <w:r>
              <w:rPr>
                <w:noProof/>
                <w:webHidden/>
              </w:rPr>
            </w:r>
            <w:r>
              <w:rPr>
                <w:noProof/>
                <w:webHidden/>
              </w:rPr>
              <w:fldChar w:fldCharType="separate"/>
            </w:r>
            <w:r>
              <w:rPr>
                <w:noProof/>
                <w:webHidden/>
              </w:rPr>
              <w:t>8</w:t>
            </w:r>
            <w:r>
              <w:rPr>
                <w:noProof/>
                <w:webHidden/>
              </w:rPr>
              <w:fldChar w:fldCharType="end"/>
            </w:r>
          </w:hyperlink>
        </w:p>
        <w:p w14:paraId="3918E6D1" w14:textId="4B77994E" w:rsidR="00DE7126" w:rsidRDefault="00DE7126">
          <w:pPr>
            <w:pStyle w:val="TOC3"/>
            <w:tabs>
              <w:tab w:val="right" w:leader="dot" w:pos="9350"/>
            </w:tabs>
            <w:rPr>
              <w:rFonts w:hint="eastAsia"/>
              <w:noProof/>
              <w:kern w:val="2"/>
              <w:lang w:val="nl-NL" w:eastAsia="nl-NL"/>
              <w14:ligatures w14:val="standardContextual"/>
            </w:rPr>
          </w:pPr>
          <w:hyperlink w:anchor="_Toc241668789" w:history="1">
            <w:r w:rsidRPr="00BB4F77">
              <w:rPr>
                <w:rStyle w:val="Hyperlink"/>
                <w:noProof/>
                <w:lang w:val="nl-NL"/>
              </w:rPr>
              <w:t>Concept 1: fysieke/virtuele trein (showcase &amp; cross-over)</w:t>
            </w:r>
            <w:r>
              <w:rPr>
                <w:noProof/>
                <w:webHidden/>
              </w:rPr>
              <w:tab/>
            </w:r>
            <w:r>
              <w:rPr>
                <w:noProof/>
                <w:webHidden/>
              </w:rPr>
              <w:fldChar w:fldCharType="begin"/>
            </w:r>
            <w:r>
              <w:rPr>
                <w:noProof/>
                <w:webHidden/>
              </w:rPr>
              <w:instrText xml:space="preserve"> PAGEREF _Toc241668789 \h </w:instrText>
            </w:r>
            <w:r>
              <w:rPr>
                <w:noProof/>
                <w:webHidden/>
              </w:rPr>
            </w:r>
            <w:r>
              <w:rPr>
                <w:noProof/>
                <w:webHidden/>
              </w:rPr>
              <w:fldChar w:fldCharType="separate"/>
            </w:r>
            <w:r>
              <w:rPr>
                <w:noProof/>
                <w:webHidden/>
              </w:rPr>
              <w:t>8</w:t>
            </w:r>
            <w:r>
              <w:rPr>
                <w:noProof/>
                <w:webHidden/>
              </w:rPr>
              <w:fldChar w:fldCharType="end"/>
            </w:r>
          </w:hyperlink>
        </w:p>
        <w:p w14:paraId="0B5BAED4" w14:textId="49E5E393" w:rsidR="00DE7126" w:rsidRDefault="00DE7126">
          <w:pPr>
            <w:pStyle w:val="TOC3"/>
            <w:tabs>
              <w:tab w:val="right" w:leader="dot" w:pos="9350"/>
            </w:tabs>
            <w:rPr>
              <w:rFonts w:hint="eastAsia"/>
              <w:noProof/>
              <w:kern w:val="2"/>
              <w:lang w:val="nl-NL" w:eastAsia="nl-NL"/>
              <w14:ligatures w14:val="standardContextual"/>
            </w:rPr>
          </w:pPr>
          <w:hyperlink w:anchor="_Toc241668790" w:history="1">
            <w:r w:rsidRPr="00BB4F77">
              <w:rPr>
                <w:rStyle w:val="Hyperlink"/>
                <w:noProof/>
                <w:lang w:val="nl-NL"/>
              </w:rPr>
              <w:t>Concept 2: AI-huisdier/ decision tree builder (interactive workshop)</w:t>
            </w:r>
            <w:r>
              <w:rPr>
                <w:noProof/>
                <w:webHidden/>
              </w:rPr>
              <w:tab/>
            </w:r>
            <w:r>
              <w:rPr>
                <w:noProof/>
                <w:webHidden/>
              </w:rPr>
              <w:fldChar w:fldCharType="begin"/>
            </w:r>
            <w:r>
              <w:rPr>
                <w:noProof/>
                <w:webHidden/>
              </w:rPr>
              <w:instrText xml:space="preserve"> PAGEREF _Toc241668790 \h </w:instrText>
            </w:r>
            <w:r>
              <w:rPr>
                <w:noProof/>
                <w:webHidden/>
              </w:rPr>
            </w:r>
            <w:r>
              <w:rPr>
                <w:noProof/>
                <w:webHidden/>
              </w:rPr>
              <w:fldChar w:fldCharType="separate"/>
            </w:r>
            <w:r>
              <w:rPr>
                <w:noProof/>
                <w:webHidden/>
              </w:rPr>
              <w:t>8</w:t>
            </w:r>
            <w:r>
              <w:rPr>
                <w:noProof/>
                <w:webHidden/>
              </w:rPr>
              <w:fldChar w:fldCharType="end"/>
            </w:r>
          </w:hyperlink>
        </w:p>
        <w:p w14:paraId="574EB8C1" w14:textId="3DBCE587" w:rsidR="00DE7126" w:rsidRDefault="00DE7126">
          <w:pPr>
            <w:pStyle w:val="TOC1"/>
            <w:tabs>
              <w:tab w:val="right" w:leader="dot" w:pos="9350"/>
            </w:tabs>
            <w:rPr>
              <w:rFonts w:hint="eastAsia"/>
              <w:noProof/>
              <w:kern w:val="2"/>
              <w:lang w:val="nl-NL" w:eastAsia="nl-NL"/>
              <w14:ligatures w14:val="standardContextual"/>
            </w:rPr>
          </w:pPr>
          <w:hyperlink w:anchor="_Toc241668791" w:history="1">
            <w:r w:rsidRPr="00BB4F77">
              <w:rPr>
                <w:rStyle w:val="Hyperlink"/>
                <w:rFonts w:eastAsia="Helvetica"/>
                <w:noProof/>
                <w:lang w:val="nl-NL"/>
              </w:rPr>
              <w:t>Literatuurlijst</w:t>
            </w:r>
            <w:r>
              <w:rPr>
                <w:noProof/>
                <w:webHidden/>
              </w:rPr>
              <w:tab/>
            </w:r>
            <w:r>
              <w:rPr>
                <w:noProof/>
                <w:webHidden/>
              </w:rPr>
              <w:fldChar w:fldCharType="begin"/>
            </w:r>
            <w:r>
              <w:rPr>
                <w:noProof/>
                <w:webHidden/>
              </w:rPr>
              <w:instrText xml:space="preserve"> PAGEREF _Toc241668791 \h </w:instrText>
            </w:r>
            <w:r>
              <w:rPr>
                <w:noProof/>
                <w:webHidden/>
              </w:rPr>
            </w:r>
            <w:r>
              <w:rPr>
                <w:noProof/>
                <w:webHidden/>
              </w:rPr>
              <w:fldChar w:fldCharType="separate"/>
            </w:r>
            <w:r>
              <w:rPr>
                <w:noProof/>
                <w:webHidden/>
              </w:rPr>
              <w:t>10</w:t>
            </w:r>
            <w:r>
              <w:rPr>
                <w:noProof/>
                <w:webHidden/>
              </w:rPr>
              <w:fldChar w:fldCharType="end"/>
            </w:r>
          </w:hyperlink>
        </w:p>
        <w:p w14:paraId="7E9932E2" w14:textId="0212B7BB" w:rsidR="00E415D3" w:rsidRPr="00C667C2" w:rsidRDefault="00E415D3">
          <w:pPr>
            <w:rPr>
              <w:rFonts w:hint="eastAsia"/>
              <w:lang w:val="nl-NL"/>
            </w:rPr>
          </w:pPr>
          <w:r w:rsidRPr="00C667C2">
            <w:rPr>
              <w:b/>
              <w:bCs/>
              <w:noProof/>
              <w:lang w:val="nl-NL"/>
            </w:rPr>
            <w:fldChar w:fldCharType="end"/>
          </w:r>
        </w:p>
      </w:sdtContent>
    </w:sdt>
    <w:p w14:paraId="2696E1FD" w14:textId="77777777" w:rsidR="002458FC" w:rsidRPr="00C667C2" w:rsidRDefault="002458FC" w:rsidP="002458FC">
      <w:pPr>
        <w:rPr>
          <w:rFonts w:eastAsia="Helvetica"/>
          <w:lang w:val="nl-NL"/>
        </w:rPr>
      </w:pPr>
    </w:p>
    <w:p w14:paraId="10B66A40" w14:textId="4116D498" w:rsidR="002458FC" w:rsidRPr="00C667C2" w:rsidRDefault="002458FC">
      <w:pPr>
        <w:rPr>
          <w:rFonts w:eastAsia="Helvetica"/>
          <w:lang w:val="nl-NL"/>
        </w:rPr>
      </w:pPr>
      <w:r w:rsidRPr="00C667C2">
        <w:rPr>
          <w:rFonts w:eastAsia="Helvetica"/>
          <w:lang w:val="nl-NL"/>
        </w:rPr>
        <w:br w:type="page"/>
      </w:r>
    </w:p>
    <w:p w14:paraId="50744731" w14:textId="38CCA0C7" w:rsidR="002458FC" w:rsidRPr="00C667C2" w:rsidRDefault="002458FC" w:rsidP="002458FC">
      <w:pPr>
        <w:rPr>
          <w:del w:id="0" w:author="Microsoft Word" w:date="2026-09-30T09:10:00Z" w16du:dateUtc="2026-09-30T07:10:00Z"/>
          <w:rFonts w:eastAsia="Helvetica"/>
          <w:lang w:val="nl-NL"/>
        </w:rPr>
      </w:pPr>
    </w:p>
    <w:p w14:paraId="49889680" w14:textId="77777777" w:rsidR="001E781D" w:rsidRPr="00C667C2" w:rsidRDefault="001E781D" w:rsidP="001E781D">
      <w:pPr>
        <w:pStyle w:val="Heading1"/>
        <w:rPr>
          <w:rFonts w:hint="eastAsia"/>
          <w:lang w:val="nl-NL"/>
        </w:rPr>
      </w:pPr>
      <w:bookmarkStart w:id="1" w:name="_Toc241652968"/>
      <w:bookmarkStart w:id="2" w:name="_Toc241668773"/>
      <w:r w:rsidRPr="00C667C2">
        <w:rPr>
          <w:lang w:val="nl-NL"/>
        </w:rPr>
        <w:t>Versie beheer</w:t>
      </w:r>
      <w:bookmarkEnd w:id="1"/>
      <w:bookmarkEnd w:id="2"/>
    </w:p>
    <w:p w14:paraId="1802849E" w14:textId="77777777" w:rsidR="001E781D" w:rsidRPr="00C667C2" w:rsidRDefault="001E781D" w:rsidP="001E781D">
      <w:pPr>
        <w:rPr>
          <w:rFonts w:hint="eastAsia"/>
          <w:lang w:val="nl-NL"/>
        </w:rPr>
      </w:pPr>
      <w:r w:rsidRPr="00C667C2">
        <w:rPr>
          <w:lang w:val="nl-NL"/>
        </w:rPr>
        <w:t>Op dit moment houden we hierbij wie wanneer een wijziging aanbrengt. Zodra het onderzoeksplan af is, wordt dit versie 1.0 en krijgen alleen grotere updates nog een nieuw versienummer. Tot die tijd gebruiken we dit overzicht om het werk aan het onderzoeksplan bij te houden.</w:t>
      </w:r>
    </w:p>
    <w:tbl>
      <w:tblPr>
        <w:tblStyle w:val="GridTable5Dark"/>
        <w:tblW w:w="9492" w:type="dxa"/>
        <w:tblLook w:val="04A0" w:firstRow="1" w:lastRow="0" w:firstColumn="1" w:lastColumn="0" w:noHBand="0" w:noVBand="1"/>
      </w:tblPr>
      <w:tblGrid>
        <w:gridCol w:w="972"/>
        <w:gridCol w:w="1360"/>
        <w:gridCol w:w="1580"/>
        <w:gridCol w:w="1641"/>
        <w:gridCol w:w="3939"/>
      </w:tblGrid>
      <w:tr w:rsidR="001E781D" w:rsidRPr="00C667C2" w14:paraId="218E933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33A66C41" w14:textId="77777777" w:rsidR="001E781D" w:rsidRPr="00C667C2" w:rsidRDefault="001E781D">
            <w:pPr>
              <w:rPr>
                <w:rFonts w:hint="eastAsia"/>
                <w:lang w:val="nl-NL"/>
              </w:rPr>
            </w:pPr>
            <w:r w:rsidRPr="00C667C2">
              <w:rPr>
                <w:lang w:val="nl-NL"/>
              </w:rPr>
              <w:t>Versie</w:t>
            </w:r>
          </w:p>
        </w:tc>
        <w:tc>
          <w:tcPr>
            <w:tcW w:w="1360" w:type="dxa"/>
          </w:tcPr>
          <w:p w14:paraId="1293BEB3" w14:textId="77777777" w:rsidR="001E781D" w:rsidRPr="00C667C2" w:rsidRDefault="001E781D">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Datum</w:t>
            </w:r>
          </w:p>
        </w:tc>
        <w:tc>
          <w:tcPr>
            <w:tcW w:w="1580" w:type="dxa"/>
          </w:tcPr>
          <w:p w14:paraId="49079EA3" w14:textId="77777777" w:rsidR="001E781D" w:rsidRPr="00C667C2" w:rsidRDefault="001E781D">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Status</w:t>
            </w:r>
          </w:p>
        </w:tc>
        <w:tc>
          <w:tcPr>
            <w:tcW w:w="1641" w:type="dxa"/>
          </w:tcPr>
          <w:p w14:paraId="445DA33D" w14:textId="77777777" w:rsidR="001E781D" w:rsidRPr="00C667C2" w:rsidRDefault="001E781D">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Auteur</w:t>
            </w:r>
          </w:p>
        </w:tc>
        <w:tc>
          <w:tcPr>
            <w:tcW w:w="3939" w:type="dxa"/>
          </w:tcPr>
          <w:p w14:paraId="574C34B3" w14:textId="77777777" w:rsidR="001E781D" w:rsidRPr="00C667C2" w:rsidRDefault="001E781D">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Omschrijving</w:t>
            </w:r>
          </w:p>
        </w:tc>
      </w:tr>
      <w:tr w:rsidR="001E781D" w:rsidRPr="00C667C2" w14:paraId="5B4CD2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75B1824F" w14:textId="77777777" w:rsidR="001E781D" w:rsidRPr="00C667C2" w:rsidRDefault="001E781D">
            <w:pPr>
              <w:rPr>
                <w:rFonts w:hint="eastAsia"/>
                <w:lang w:val="nl-NL"/>
              </w:rPr>
            </w:pPr>
            <w:r w:rsidRPr="00C667C2">
              <w:rPr>
                <w:lang w:val="nl-NL"/>
              </w:rPr>
              <w:t>0.1</w:t>
            </w:r>
          </w:p>
        </w:tc>
        <w:tc>
          <w:tcPr>
            <w:tcW w:w="1360" w:type="dxa"/>
          </w:tcPr>
          <w:p w14:paraId="35E103CA"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13-9-2026</w:t>
            </w:r>
          </w:p>
        </w:tc>
        <w:tc>
          <w:tcPr>
            <w:tcW w:w="1580" w:type="dxa"/>
          </w:tcPr>
          <w:p w14:paraId="145B363A"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Geaccepteerd</w:t>
            </w:r>
          </w:p>
        </w:tc>
        <w:tc>
          <w:tcPr>
            <w:tcW w:w="1641" w:type="dxa"/>
          </w:tcPr>
          <w:p w14:paraId="0A3BFA62"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Jae Dreijling</w:t>
            </w:r>
          </w:p>
        </w:tc>
        <w:tc>
          <w:tcPr>
            <w:tcW w:w="3939" w:type="dxa"/>
          </w:tcPr>
          <w:p w14:paraId="3A0134A1"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Opzet document: structuur</w:t>
            </w:r>
          </w:p>
        </w:tc>
      </w:tr>
      <w:tr w:rsidR="001E781D" w:rsidRPr="00C667C2" w14:paraId="770CA681" w14:textId="77777777">
        <w:tc>
          <w:tcPr>
            <w:cnfStyle w:val="001000000000" w:firstRow="0" w:lastRow="0" w:firstColumn="1" w:lastColumn="0" w:oddVBand="0" w:evenVBand="0" w:oddHBand="0" w:evenHBand="0" w:firstRowFirstColumn="0" w:firstRowLastColumn="0" w:lastRowFirstColumn="0" w:lastRowLastColumn="0"/>
            <w:tcW w:w="972" w:type="dxa"/>
          </w:tcPr>
          <w:p w14:paraId="2D3C823C" w14:textId="77777777" w:rsidR="001E781D" w:rsidRPr="00C667C2" w:rsidRDefault="001E781D">
            <w:pPr>
              <w:rPr>
                <w:rFonts w:hint="eastAsia"/>
                <w:lang w:val="nl-NL"/>
              </w:rPr>
            </w:pPr>
            <w:r w:rsidRPr="00C667C2">
              <w:rPr>
                <w:lang w:val="nl-NL"/>
              </w:rPr>
              <w:t>0.2</w:t>
            </w:r>
          </w:p>
        </w:tc>
        <w:tc>
          <w:tcPr>
            <w:tcW w:w="1360" w:type="dxa"/>
          </w:tcPr>
          <w:p w14:paraId="055D03C7"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14-9-2026</w:t>
            </w:r>
          </w:p>
        </w:tc>
        <w:tc>
          <w:tcPr>
            <w:tcW w:w="1580" w:type="dxa"/>
          </w:tcPr>
          <w:p w14:paraId="5C66A3D0"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Geaccepteerd</w:t>
            </w:r>
          </w:p>
        </w:tc>
        <w:tc>
          <w:tcPr>
            <w:tcW w:w="1641" w:type="dxa"/>
          </w:tcPr>
          <w:p w14:paraId="68A73714"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Jae Dreijling</w:t>
            </w:r>
          </w:p>
        </w:tc>
        <w:tc>
          <w:tcPr>
            <w:tcW w:w="3939" w:type="dxa"/>
          </w:tcPr>
          <w:p w14:paraId="71F8F645"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Basisinformatie uit casus ingevoerd</w:t>
            </w:r>
          </w:p>
        </w:tc>
      </w:tr>
      <w:tr w:rsidR="001E781D" w:rsidRPr="008B19CC" w14:paraId="05341E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3B5CA35E" w14:textId="77777777" w:rsidR="001E781D" w:rsidRPr="00C667C2" w:rsidRDefault="001E781D">
            <w:pPr>
              <w:rPr>
                <w:rFonts w:hint="eastAsia"/>
                <w:lang w:val="nl-NL"/>
              </w:rPr>
            </w:pPr>
            <w:r w:rsidRPr="00C667C2">
              <w:rPr>
                <w:lang w:val="nl-NL"/>
              </w:rPr>
              <w:t>0.3</w:t>
            </w:r>
          </w:p>
        </w:tc>
        <w:tc>
          <w:tcPr>
            <w:tcW w:w="1360" w:type="dxa"/>
          </w:tcPr>
          <w:p w14:paraId="6BF41467"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15-9-2026</w:t>
            </w:r>
          </w:p>
        </w:tc>
        <w:tc>
          <w:tcPr>
            <w:tcW w:w="1580" w:type="dxa"/>
          </w:tcPr>
          <w:p w14:paraId="0DBFA9A9"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Geaccepteerd</w:t>
            </w:r>
          </w:p>
        </w:tc>
        <w:tc>
          <w:tcPr>
            <w:tcW w:w="1641" w:type="dxa"/>
          </w:tcPr>
          <w:p w14:paraId="0CDC5DCA"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Bart Ressing, Jae Dreijling, Karlijn van der meer, Maryam Yousufzai</w:t>
            </w:r>
          </w:p>
        </w:tc>
        <w:tc>
          <w:tcPr>
            <w:tcW w:w="3939" w:type="dxa"/>
          </w:tcPr>
          <w:p w14:paraId="7D06B3FE"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Opdrachtgever informatie toegevoegd, deelvragen opgesteld, titelpagina verbeterd, onderzoeksvraag geoptimaliseert.</w:t>
            </w:r>
          </w:p>
        </w:tc>
      </w:tr>
      <w:tr w:rsidR="001E781D" w:rsidRPr="008B19CC" w14:paraId="65634495" w14:textId="77777777">
        <w:trPr>
          <w:trHeight w:val="300"/>
        </w:trPr>
        <w:tc>
          <w:tcPr>
            <w:cnfStyle w:val="001000000000" w:firstRow="0" w:lastRow="0" w:firstColumn="1" w:lastColumn="0" w:oddVBand="0" w:evenVBand="0" w:oddHBand="0" w:evenHBand="0" w:firstRowFirstColumn="0" w:firstRowLastColumn="0" w:lastRowFirstColumn="0" w:lastRowLastColumn="0"/>
            <w:tcW w:w="972" w:type="dxa"/>
          </w:tcPr>
          <w:p w14:paraId="3B83A8E9" w14:textId="77777777" w:rsidR="001E781D" w:rsidRPr="00C667C2" w:rsidRDefault="001E781D">
            <w:pPr>
              <w:rPr>
                <w:rFonts w:hint="eastAsia"/>
                <w:lang w:val="nl-NL"/>
              </w:rPr>
            </w:pPr>
            <w:r w:rsidRPr="00C667C2">
              <w:rPr>
                <w:lang w:val="nl-NL"/>
              </w:rPr>
              <w:t>0.4</w:t>
            </w:r>
          </w:p>
        </w:tc>
        <w:tc>
          <w:tcPr>
            <w:tcW w:w="1360" w:type="dxa"/>
          </w:tcPr>
          <w:p w14:paraId="44F3CF42"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24-9-2026</w:t>
            </w:r>
          </w:p>
        </w:tc>
        <w:tc>
          <w:tcPr>
            <w:tcW w:w="1580" w:type="dxa"/>
          </w:tcPr>
          <w:p w14:paraId="5862DDEF"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Geaccepteerd</w:t>
            </w:r>
          </w:p>
        </w:tc>
        <w:tc>
          <w:tcPr>
            <w:tcW w:w="1641" w:type="dxa"/>
          </w:tcPr>
          <w:p w14:paraId="63E8F430"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Jae Dreijling</w:t>
            </w:r>
          </w:p>
        </w:tc>
        <w:tc>
          <w:tcPr>
            <w:tcW w:w="3939" w:type="dxa"/>
          </w:tcPr>
          <w:p w14:paraId="7AECB185"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Opdrachtgeversgesprek verwerkt: positionering + doelgroepanalyse aangevult, drie concepten + feedback opdrachtgever erbij, praktische randvoorwaarden en actiepunten vastgelegd</w:t>
            </w:r>
          </w:p>
        </w:tc>
      </w:tr>
      <w:tr w:rsidR="001E781D" w:rsidRPr="008B19CC" w14:paraId="47C7BAE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2" w:type="dxa"/>
          </w:tcPr>
          <w:p w14:paraId="2C4AFF57" w14:textId="77777777" w:rsidR="001E781D" w:rsidRPr="00C667C2" w:rsidRDefault="001E781D">
            <w:pPr>
              <w:rPr>
                <w:rFonts w:hint="eastAsia"/>
                <w:lang w:val="nl-NL"/>
              </w:rPr>
            </w:pPr>
            <w:r w:rsidRPr="00C667C2">
              <w:rPr>
                <w:lang w:val="nl-NL"/>
              </w:rPr>
              <w:t>0.5</w:t>
            </w:r>
          </w:p>
        </w:tc>
        <w:tc>
          <w:tcPr>
            <w:tcW w:w="1360" w:type="dxa"/>
          </w:tcPr>
          <w:p w14:paraId="54328612"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25-9-2026</w:t>
            </w:r>
          </w:p>
        </w:tc>
        <w:tc>
          <w:tcPr>
            <w:tcW w:w="1580" w:type="dxa"/>
          </w:tcPr>
          <w:p w14:paraId="314E35BC"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Concept</w:t>
            </w:r>
          </w:p>
        </w:tc>
        <w:tc>
          <w:tcPr>
            <w:tcW w:w="1641" w:type="dxa"/>
          </w:tcPr>
          <w:p w14:paraId="207034EE"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Bart Ressing</w:t>
            </w:r>
          </w:p>
        </w:tc>
        <w:tc>
          <w:tcPr>
            <w:tcW w:w="3939" w:type="dxa"/>
          </w:tcPr>
          <w:p w14:paraId="0BAB5AD1"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onderzoeksplan doorgenomen opmerkingen plaatsen, aanvullen en veranderen</w:t>
            </w:r>
          </w:p>
        </w:tc>
      </w:tr>
    </w:tbl>
    <w:p w14:paraId="545AD603" w14:textId="77777777" w:rsidR="001E781D" w:rsidRPr="00C667C2" w:rsidRDefault="001E781D" w:rsidP="001E781D">
      <w:pPr>
        <w:rPr>
          <w:rFonts w:hint="eastAsia"/>
          <w:lang w:val="nl-NL"/>
        </w:rPr>
      </w:pPr>
      <w:r w:rsidRPr="00C667C2">
        <w:rPr>
          <w:lang w:val="nl-NL"/>
        </w:rPr>
        <w:br w:type="page"/>
      </w:r>
    </w:p>
    <w:p w14:paraId="194A8D4D" w14:textId="574AA651" w:rsidR="00965528" w:rsidRPr="00C667C2" w:rsidRDefault="00965528" w:rsidP="00965528">
      <w:pPr>
        <w:pStyle w:val="Heading1"/>
        <w:rPr>
          <w:rStyle w:val="Heading1Char"/>
          <w:rFonts w:hint="eastAsia"/>
          <w:lang w:val="nl-NL"/>
        </w:rPr>
      </w:pPr>
      <w:bookmarkStart w:id="3" w:name="_Toc241668774"/>
      <w:r w:rsidRPr="00C667C2">
        <w:rPr>
          <w:rStyle w:val="Heading1Char"/>
          <w:lang w:val="nl-NL"/>
        </w:rPr>
        <w:t>Inleiding</w:t>
      </w:r>
      <w:bookmarkEnd w:id="3"/>
    </w:p>
    <w:p w14:paraId="19FF4A47" w14:textId="3A06686E" w:rsidR="000A0A7C" w:rsidRPr="00C667C2" w:rsidRDefault="00CB12D2" w:rsidP="00C24A37">
      <w:pPr>
        <w:pStyle w:val="Heading2"/>
        <w:rPr>
          <w:rStyle w:val="Heading1Char"/>
          <w:rFonts w:hint="eastAsia"/>
          <w:sz w:val="26"/>
          <w:szCs w:val="26"/>
          <w:lang w:val="nl-NL"/>
        </w:rPr>
      </w:pPr>
      <w:bookmarkStart w:id="4" w:name="_Toc241668775"/>
      <w:r w:rsidRPr="00C667C2">
        <w:rPr>
          <w:rStyle w:val="Heading1Char"/>
          <w:sz w:val="26"/>
          <w:szCs w:val="26"/>
          <w:lang w:val="nl-NL"/>
        </w:rPr>
        <w:t>H</w:t>
      </w:r>
      <w:r w:rsidR="7AE1528F" w:rsidRPr="00C667C2">
        <w:rPr>
          <w:rStyle w:val="Heading1Char"/>
          <w:sz w:val="26"/>
          <w:szCs w:val="26"/>
          <w:lang w:val="nl-NL"/>
        </w:rPr>
        <w:t xml:space="preserve">et </w:t>
      </w:r>
      <w:r w:rsidR="00416AD8" w:rsidRPr="00C667C2">
        <w:rPr>
          <w:rStyle w:val="Heading1Char"/>
          <w:sz w:val="26"/>
          <w:szCs w:val="26"/>
          <w:lang w:val="nl-NL"/>
        </w:rPr>
        <w:t>proble</w:t>
      </w:r>
      <w:r w:rsidR="00C667C2" w:rsidRPr="00C667C2">
        <w:rPr>
          <w:rStyle w:val="Heading1Char"/>
          <w:sz w:val="26"/>
          <w:szCs w:val="26"/>
          <w:lang w:val="nl-NL"/>
        </w:rPr>
        <w:t>e</w:t>
      </w:r>
      <w:r w:rsidR="00416AD8" w:rsidRPr="00C667C2">
        <w:rPr>
          <w:rStyle w:val="Heading1Char"/>
          <w:sz w:val="26"/>
          <w:szCs w:val="26"/>
          <w:lang w:val="nl-NL"/>
        </w:rPr>
        <w:t>m</w:t>
      </w:r>
      <w:bookmarkEnd w:id="4"/>
    </w:p>
    <w:p w14:paraId="1CF88352" w14:textId="5E38762B" w:rsidR="00416AD8" w:rsidRPr="00C667C2" w:rsidRDefault="00416AD8" w:rsidP="00416AD8">
      <w:pPr>
        <w:rPr>
          <w:rFonts w:hint="eastAsia"/>
          <w:lang w:val="nl-NL"/>
        </w:rPr>
      </w:pPr>
      <w:r w:rsidRPr="00C667C2">
        <w:rPr>
          <w:lang w:val="nl-NL"/>
        </w:rPr>
        <w:t>Het proble</w:t>
      </w:r>
      <w:r w:rsidR="00C667C2">
        <w:rPr>
          <w:lang w:val="nl-NL"/>
        </w:rPr>
        <w:t>e</w:t>
      </w:r>
      <w:r w:rsidRPr="00C667C2">
        <w:rPr>
          <w:lang w:val="nl-NL"/>
        </w:rPr>
        <w:t xml:space="preserve">m waar de opdrachtgevers tegenaan lopen is dat er </w:t>
      </w:r>
      <w:r w:rsidR="000339D6" w:rsidRPr="00C667C2">
        <w:rPr>
          <w:lang w:val="nl-NL"/>
        </w:rPr>
        <w:t xml:space="preserve">weinig mensen kiezen om te studeren bij de richting Data + AI, in de </w:t>
      </w:r>
      <w:r w:rsidR="00C667C2" w:rsidRPr="00C667C2">
        <w:rPr>
          <w:lang w:val="nl-NL"/>
        </w:rPr>
        <w:t>ICT-opleiding</w:t>
      </w:r>
      <w:r w:rsidR="000339D6" w:rsidRPr="00C667C2">
        <w:rPr>
          <w:lang w:val="nl-NL"/>
        </w:rPr>
        <w:t>.</w:t>
      </w:r>
      <w:r w:rsidR="00501757" w:rsidRPr="00C667C2">
        <w:rPr>
          <w:lang w:val="nl-NL"/>
        </w:rPr>
        <w:t xml:space="preserve"> Dit is natuurlijk niet </w:t>
      </w:r>
      <w:r w:rsidR="002A5E45" w:rsidRPr="00C667C2">
        <w:rPr>
          <w:lang w:val="nl-NL"/>
        </w:rPr>
        <w:t xml:space="preserve">handig en </w:t>
      </w:r>
      <w:r w:rsidR="00502507" w:rsidRPr="00C667C2">
        <w:rPr>
          <w:lang w:val="nl-NL"/>
        </w:rPr>
        <w:t>dit zal niet lang goedgaan.</w:t>
      </w:r>
      <w:r w:rsidR="000339D6" w:rsidRPr="00C667C2">
        <w:rPr>
          <w:lang w:val="nl-NL"/>
        </w:rPr>
        <w:t xml:space="preserve"> </w:t>
      </w:r>
      <w:r w:rsidR="007B3695">
        <w:rPr>
          <w:lang w:val="nl-NL"/>
        </w:rPr>
        <w:t xml:space="preserve">Verder is er steeds meer vraag naar dataspecialisten, dus </w:t>
      </w:r>
      <w:r w:rsidR="008D53E5">
        <w:rPr>
          <w:lang w:val="nl-NL"/>
        </w:rPr>
        <w:t xml:space="preserve">is het van groot belang dat er meer </w:t>
      </w:r>
      <w:r w:rsidR="00C00023">
        <w:rPr>
          <w:lang w:val="nl-NL"/>
        </w:rPr>
        <w:t>dataspecialisten</w:t>
      </w:r>
      <w:r w:rsidR="008D53E5">
        <w:rPr>
          <w:lang w:val="nl-NL"/>
        </w:rPr>
        <w:t xml:space="preserve"> komen, dus dat meer mensen voor Data + AI kiezen. </w:t>
      </w:r>
    </w:p>
    <w:p w14:paraId="3750DA2D" w14:textId="77777777" w:rsidR="0028419D" w:rsidRPr="00C667C2" w:rsidRDefault="0028419D" w:rsidP="00C24A37">
      <w:pPr>
        <w:pStyle w:val="Heading2"/>
        <w:rPr>
          <w:rFonts w:hint="eastAsia"/>
          <w:lang w:val="nl-NL"/>
        </w:rPr>
      </w:pPr>
      <w:bookmarkStart w:id="5" w:name="_Toc241651729"/>
      <w:bookmarkStart w:id="6" w:name="_Toc241651730"/>
      <w:bookmarkStart w:id="7" w:name="_Toc241668776"/>
      <w:commentRangeStart w:id="8"/>
      <w:r w:rsidRPr="00C667C2">
        <w:rPr>
          <w:lang w:val="nl-NL"/>
        </w:rPr>
        <w:t>A</w:t>
      </w:r>
      <w:bookmarkEnd w:id="5"/>
      <w:r w:rsidRPr="00C667C2">
        <w:rPr>
          <w:lang w:val="nl-NL"/>
        </w:rPr>
        <w:t>anleiding</w:t>
      </w:r>
      <w:bookmarkEnd w:id="6"/>
      <w:bookmarkEnd w:id="7"/>
      <w:commentRangeEnd w:id="8"/>
      <w:r w:rsidR="004A259C" w:rsidRPr="00C667C2">
        <w:rPr>
          <w:rStyle w:val="CommentReference"/>
          <w:rFonts w:hint="eastAsia"/>
          <w:sz w:val="26"/>
          <w:szCs w:val="26"/>
          <w:lang w:val="nl-NL"/>
        </w:rPr>
        <w:commentReference w:id="8"/>
      </w:r>
    </w:p>
    <w:p w14:paraId="2A6A489D" w14:textId="4F250D7E" w:rsidR="000339D6" w:rsidRPr="00C667C2" w:rsidRDefault="000339D6" w:rsidP="000339D6">
      <w:pPr>
        <w:rPr>
          <w:rFonts w:hint="eastAsia"/>
          <w:lang w:val="nl-NL"/>
        </w:rPr>
      </w:pPr>
      <w:r w:rsidRPr="00C667C2">
        <w:rPr>
          <w:lang w:val="nl-NL"/>
        </w:rPr>
        <w:t xml:space="preserve">De opdrachtgevers hebben deze opdracht gemaakt omdat zij niet meer weten hoe ze nieuwe studenten moeten werven. De oude </w:t>
      </w:r>
      <w:r w:rsidR="00E6407E" w:rsidRPr="00C667C2">
        <w:rPr>
          <w:lang w:val="nl-NL"/>
        </w:rPr>
        <w:t xml:space="preserve">manier is zwaar </w:t>
      </w:r>
      <w:r w:rsidR="005C6455" w:rsidRPr="00C667C2">
        <w:rPr>
          <w:lang w:val="nl-NL"/>
        </w:rPr>
        <w:t>verouderd en naar hun eigen woorden “</w:t>
      </w:r>
      <w:r w:rsidR="00455E2C" w:rsidRPr="00C667C2">
        <w:rPr>
          <w:lang w:val="nl-NL"/>
        </w:rPr>
        <w:t>slecht en bagger”.</w:t>
      </w:r>
      <w:r w:rsidR="00C63BA3">
        <w:rPr>
          <w:lang w:val="nl-NL"/>
        </w:rPr>
        <w:t xml:space="preserve"> Ze hebben een workshop die naar hun eigen woorden “waardeloos” is</w:t>
      </w:r>
      <w:r w:rsidR="00A67C0F">
        <w:rPr>
          <w:lang w:val="nl-NL"/>
        </w:rPr>
        <w:t xml:space="preserve"> en ze vanaf willen.</w:t>
      </w:r>
      <w:r w:rsidR="00455E2C" w:rsidRPr="00C667C2">
        <w:rPr>
          <w:lang w:val="nl-NL"/>
        </w:rPr>
        <w:t xml:space="preserve"> </w:t>
      </w:r>
      <w:r w:rsidR="00A67C0F">
        <w:rPr>
          <w:lang w:val="nl-NL"/>
        </w:rPr>
        <w:t>Dus</w:t>
      </w:r>
      <w:r w:rsidR="00455E2C" w:rsidRPr="00C667C2">
        <w:rPr>
          <w:lang w:val="nl-NL"/>
        </w:rPr>
        <w:t xml:space="preserve"> willen </w:t>
      </w:r>
      <w:r w:rsidR="00A67C0F">
        <w:rPr>
          <w:lang w:val="nl-NL"/>
        </w:rPr>
        <w:t xml:space="preserve">ze </w:t>
      </w:r>
      <w:r w:rsidR="00455E2C" w:rsidRPr="00C667C2">
        <w:rPr>
          <w:lang w:val="nl-NL"/>
        </w:rPr>
        <w:t xml:space="preserve">graag een groep studenten hebben die een oplossing bedenken, omdat er wordt gedacht dat zij nieuwe inzichten kunnen geven en dit </w:t>
      </w:r>
      <w:r w:rsidR="00F232AE" w:rsidRPr="00C667C2">
        <w:rPr>
          <w:lang w:val="nl-NL"/>
        </w:rPr>
        <w:t xml:space="preserve">positief uit kan pakken. Dit is verder onderbouwd omdat deze aanpak ook voor de richting Infra is gedaan, waardoor </w:t>
      </w:r>
      <w:r w:rsidR="007226BA" w:rsidRPr="00C667C2">
        <w:rPr>
          <w:lang w:val="nl-NL"/>
        </w:rPr>
        <w:t>daar veel meer instroom is gekomen.</w:t>
      </w:r>
      <w:r w:rsidR="00E37EB3">
        <w:rPr>
          <w:lang w:val="nl-NL"/>
        </w:rPr>
        <w:t xml:space="preserve"> </w:t>
      </w:r>
      <w:commentRangeStart w:id="9"/>
      <w:r w:rsidR="00E37EB3">
        <w:rPr>
          <w:lang w:val="nl-NL"/>
        </w:rPr>
        <w:t xml:space="preserve">Aangezien er op 3 momenten nieuwe studenten geworven worden is het </w:t>
      </w:r>
      <w:r w:rsidR="008018EB">
        <w:rPr>
          <w:lang w:val="nl-NL"/>
        </w:rPr>
        <w:t xml:space="preserve">belangrijk dit bij elk moment anders toe te passen zodat het goed bij het moment past. </w:t>
      </w:r>
      <w:commentRangeEnd w:id="9"/>
      <w:r w:rsidR="00E622B3" w:rsidRPr="00C667C2">
        <w:rPr>
          <w:rStyle w:val="CommentReference"/>
          <w:rFonts w:hint="eastAsia"/>
          <w:sz w:val="24"/>
          <w:szCs w:val="24"/>
          <w:lang w:val="nl-NL"/>
        </w:rPr>
        <w:commentReference w:id="9"/>
      </w:r>
    </w:p>
    <w:p w14:paraId="41A9A142" w14:textId="68AC9176" w:rsidR="002E30B1" w:rsidRPr="00C667C2" w:rsidRDefault="002E30B1" w:rsidP="00C24A37">
      <w:pPr>
        <w:pStyle w:val="Heading2"/>
        <w:rPr>
          <w:rFonts w:hint="eastAsia"/>
          <w:lang w:val="nl-NL"/>
        </w:rPr>
      </w:pPr>
      <w:bookmarkStart w:id="10" w:name="_Toc241651733"/>
      <w:bookmarkStart w:id="11" w:name="_Toc241668777"/>
      <w:r w:rsidRPr="00C667C2">
        <w:rPr>
          <w:lang w:val="nl-NL"/>
        </w:rPr>
        <w:t>Doelstelling</w:t>
      </w:r>
      <w:bookmarkEnd w:id="10"/>
      <w:bookmarkEnd w:id="11"/>
    </w:p>
    <w:p w14:paraId="59876ECD" w14:textId="4DF65178" w:rsidR="009115B5" w:rsidRPr="00C667C2" w:rsidRDefault="00CE3FAA" w:rsidP="009115B5">
      <w:pPr>
        <w:rPr>
          <w:rFonts w:hint="eastAsia"/>
          <w:lang w:val="nl-NL"/>
        </w:rPr>
      </w:pPr>
      <w:r>
        <w:rPr>
          <w:lang w:val="nl-NL"/>
        </w:rPr>
        <w:t xml:space="preserve">Het doel van dit project is om meer studenten te werven voor het profiel Data + AI. De manier hoe dit gedaan wordt ligt voor de </w:t>
      </w:r>
      <w:r w:rsidR="00D11235">
        <w:rPr>
          <w:lang w:val="nl-NL"/>
        </w:rPr>
        <w:t>opdrachtgevers</w:t>
      </w:r>
      <w:r>
        <w:rPr>
          <w:lang w:val="nl-NL"/>
        </w:rPr>
        <w:t xml:space="preserve"> open. Het ontwikkelen van een </w:t>
      </w:r>
      <w:r w:rsidR="009F7E9B">
        <w:rPr>
          <w:lang w:val="nl-NL"/>
        </w:rPr>
        <w:t>innovatie</w:t>
      </w:r>
      <w:r w:rsidR="007661AD">
        <w:rPr>
          <w:lang w:val="nl-NL"/>
        </w:rPr>
        <w:t>ve- en</w:t>
      </w:r>
      <w:r w:rsidR="009F7E9B">
        <w:rPr>
          <w:lang w:val="nl-NL"/>
        </w:rPr>
        <w:t xml:space="preserve"> technisch</w:t>
      </w:r>
      <w:r w:rsidR="007661AD">
        <w:rPr>
          <w:lang w:val="nl-NL"/>
        </w:rPr>
        <w:t xml:space="preserve">e oplossing </w:t>
      </w:r>
      <w:r w:rsidR="00E04CD7">
        <w:rPr>
          <w:lang w:val="nl-NL"/>
        </w:rPr>
        <w:t xml:space="preserve">staat hierbij dan centraal. </w:t>
      </w:r>
      <w:r w:rsidR="00F50633">
        <w:rPr>
          <w:lang w:val="nl-NL"/>
        </w:rPr>
        <w:t xml:space="preserve">Uiteindelijk is het de bedoeling een prototype neer te zetten die gebruikt kan worden tijdens een bijeenkomst om studenten te werven. </w:t>
      </w:r>
    </w:p>
    <w:p w14:paraId="4D4AA053" w14:textId="77777777" w:rsidR="00C24A37" w:rsidRPr="00C667C2" w:rsidRDefault="00C24A37" w:rsidP="00C24A37">
      <w:pPr>
        <w:pStyle w:val="Heading2"/>
        <w:rPr>
          <w:rFonts w:hint="eastAsia"/>
          <w:lang w:val="nl-NL"/>
        </w:rPr>
      </w:pPr>
      <w:bookmarkStart w:id="12" w:name="_Toc241651755"/>
      <w:bookmarkStart w:id="13" w:name="_Toc241651732"/>
      <w:bookmarkStart w:id="14" w:name="_Toc241668778"/>
      <w:r w:rsidRPr="00C667C2">
        <w:rPr>
          <w:lang w:val="nl-NL"/>
        </w:rPr>
        <w:t>Kansen</w:t>
      </w:r>
      <w:bookmarkEnd w:id="12"/>
      <w:bookmarkEnd w:id="13"/>
      <w:bookmarkEnd w:id="14"/>
    </w:p>
    <w:p w14:paraId="7A8AAAE0" w14:textId="6AB6400A" w:rsidR="009115B5" w:rsidRPr="00C667C2" w:rsidRDefault="00C40E2C" w:rsidP="009115B5">
      <w:pPr>
        <w:rPr>
          <w:rFonts w:hint="eastAsia"/>
          <w:lang w:val="nl-NL"/>
        </w:rPr>
      </w:pPr>
      <w:r>
        <w:rPr>
          <w:lang w:val="nl-NL"/>
        </w:rPr>
        <w:t xml:space="preserve">Wij, het projectteam, denken dat er nog kansen </w:t>
      </w:r>
      <w:r w:rsidR="002D0993">
        <w:rPr>
          <w:lang w:val="nl-NL"/>
        </w:rPr>
        <w:t xml:space="preserve">te pakken liggen bij het </w:t>
      </w:r>
      <w:r w:rsidR="003A2700">
        <w:rPr>
          <w:lang w:val="nl-NL"/>
        </w:rPr>
        <w:t xml:space="preserve">verwerven van nieuwe studenten. Namelijk </w:t>
      </w:r>
      <w:r w:rsidR="00A16B01">
        <w:rPr>
          <w:lang w:val="nl-NL"/>
        </w:rPr>
        <w:t xml:space="preserve">dat er niet </w:t>
      </w:r>
      <w:r w:rsidR="00936FD6">
        <w:rPr>
          <w:lang w:val="nl-NL"/>
        </w:rPr>
        <w:t xml:space="preserve">een pakkend </w:t>
      </w:r>
      <w:r w:rsidR="00C248C0">
        <w:rPr>
          <w:lang w:val="nl-NL"/>
        </w:rPr>
        <w:t xml:space="preserve">ding staat op de open dagen en </w:t>
      </w:r>
      <w:r w:rsidR="00250697">
        <w:rPr>
          <w:lang w:val="nl-NL"/>
        </w:rPr>
        <w:t xml:space="preserve">schoolbezoeken. Hierdoor blijft Data + AI te abstract en pak je de niet </w:t>
      </w:r>
      <w:r w:rsidR="003D6BA7">
        <w:rPr>
          <w:lang w:val="nl-NL"/>
        </w:rPr>
        <w:t>IT gerichte mensen</w:t>
      </w:r>
      <w:r w:rsidR="00250697">
        <w:rPr>
          <w:lang w:val="nl-NL"/>
        </w:rPr>
        <w:t xml:space="preserve"> </w:t>
      </w:r>
      <w:r w:rsidR="00042ED9">
        <w:rPr>
          <w:lang w:val="nl-NL"/>
        </w:rPr>
        <w:t>niet mee. Wij zien dus nog een kans liggen om ook deze mensen te betrekken en willen hier dan op ingaan spelen.</w:t>
      </w:r>
    </w:p>
    <w:p w14:paraId="14312160" w14:textId="77777777" w:rsidR="00DC6667" w:rsidRPr="00C667C2" w:rsidRDefault="00BB052B" w:rsidP="00DC6667">
      <w:pPr>
        <w:rPr>
          <w:rStyle w:val="Heading1Char"/>
          <w:rFonts w:hint="eastAsia"/>
          <w:lang w:val="nl-NL"/>
        </w:rPr>
      </w:pPr>
      <w:r w:rsidRPr="00C667C2">
        <w:rPr>
          <w:lang w:val="nl-NL"/>
        </w:rPr>
        <w:br/>
      </w:r>
      <w:r w:rsidRPr="00C667C2">
        <w:rPr>
          <w:lang w:val="nl-NL"/>
        </w:rPr>
        <w:br/>
      </w:r>
    </w:p>
    <w:p w14:paraId="58C11C4A" w14:textId="77777777" w:rsidR="004665E4" w:rsidRPr="00C667C2" w:rsidRDefault="004665E4">
      <w:pPr>
        <w:rPr>
          <w:rFonts w:asciiTheme="majorHAnsi" w:eastAsiaTheme="majorEastAsia" w:hAnsiTheme="majorHAnsi" w:cstheme="majorBidi" w:hint="eastAsia"/>
          <w:color w:val="0F4761" w:themeColor="accent1" w:themeShade="BF"/>
          <w:sz w:val="32"/>
          <w:szCs w:val="32"/>
          <w:lang w:val="nl-NL"/>
        </w:rPr>
      </w:pPr>
      <w:r w:rsidRPr="00C667C2">
        <w:rPr>
          <w:lang w:val="nl-NL"/>
        </w:rPr>
        <w:br w:type="page"/>
      </w:r>
    </w:p>
    <w:p w14:paraId="3BDA2C74" w14:textId="57B1BD89" w:rsidR="00DC6667" w:rsidRPr="00C667C2" w:rsidRDefault="00DC6667" w:rsidP="00DC6667">
      <w:pPr>
        <w:pStyle w:val="Heading1"/>
        <w:rPr>
          <w:rFonts w:hint="eastAsia"/>
          <w:lang w:val="nl-NL"/>
        </w:rPr>
      </w:pPr>
      <w:bookmarkStart w:id="15" w:name="_Toc241668779"/>
      <w:r w:rsidRPr="00C667C2">
        <w:rPr>
          <w:lang w:val="nl-NL"/>
        </w:rPr>
        <w:t>Theoretisch kader</w:t>
      </w:r>
      <w:bookmarkEnd w:id="15"/>
    </w:p>
    <w:p w14:paraId="3BE82A0B" w14:textId="77777777" w:rsidR="00DC6667" w:rsidRPr="00C667C2" w:rsidRDefault="00DC6667" w:rsidP="00DC6667">
      <w:pPr>
        <w:rPr>
          <w:rFonts w:hint="eastAsia"/>
          <w:lang w:val="nl-NL"/>
        </w:rPr>
      </w:pPr>
      <w:r w:rsidRPr="00C667C2">
        <w:rPr>
          <w:lang w:val="nl-NL"/>
        </w:rPr>
        <w:t>Begrippen die we nodig hebben om onze keuzes te onderbouwen. Groeit nog: zodra we met een idee aan de slag gaan weten we pas welke begrippen erbij moeten. Afkortingen zetten we er ook in, scheelt weer een aparte lijst.</w:t>
      </w:r>
    </w:p>
    <w:p w14:paraId="1B77DD3F" w14:textId="2F74B2E2" w:rsidR="00DC6667" w:rsidRPr="00C667C2" w:rsidRDefault="006578F6" w:rsidP="006578F6">
      <w:pPr>
        <w:pStyle w:val="ListParagraph"/>
        <w:numPr>
          <w:ilvl w:val="0"/>
          <w:numId w:val="16"/>
        </w:numPr>
        <w:rPr>
          <w:rFonts w:asciiTheme="majorHAnsi" w:eastAsiaTheme="majorEastAsia" w:hAnsiTheme="majorHAnsi" w:cstheme="majorBidi" w:hint="eastAsia"/>
          <w:color w:val="0F4761" w:themeColor="accent1" w:themeShade="BF"/>
          <w:sz w:val="32"/>
          <w:szCs w:val="32"/>
          <w:lang w:val="nl-NL"/>
        </w:rPr>
      </w:pPr>
      <w:r w:rsidRPr="00C667C2">
        <w:rPr>
          <w:lang w:val="nl-NL"/>
        </w:rPr>
        <w:t>Doelgroepsegmentatie</w:t>
      </w:r>
    </w:p>
    <w:p w14:paraId="23C99CA1" w14:textId="19A5015D" w:rsidR="006578F6" w:rsidRPr="00C667C2" w:rsidRDefault="006578F6" w:rsidP="006578F6">
      <w:pPr>
        <w:pStyle w:val="ListParagraph"/>
        <w:ind w:left="1440"/>
        <w:rPr>
          <w:rStyle w:val="Heading1Char"/>
          <w:rFonts w:hint="eastAsia"/>
          <w:lang w:val="nl-NL"/>
        </w:rPr>
      </w:pPr>
      <w:r w:rsidRPr="00C667C2">
        <w:rPr>
          <w:lang w:val="nl-NL"/>
        </w:rPr>
        <w:t>Een doelgroep opdelen op basis van bijvoorbeeld leeftijd, interesses of gedrag, zodat je een oplossing kunt maken die daar echt bij past.</w:t>
      </w:r>
    </w:p>
    <w:p w14:paraId="4874F351" w14:textId="00B1FCA3" w:rsidR="002E30B1" w:rsidRPr="00C667C2" w:rsidRDefault="002E30B1" w:rsidP="00683970">
      <w:pPr>
        <w:rPr>
          <w:rFonts w:hint="eastAsia"/>
          <w:lang w:val="nl-NL"/>
        </w:rPr>
      </w:pPr>
    </w:p>
    <w:p w14:paraId="47A41D72" w14:textId="5CB9E280" w:rsidR="00BB052B" w:rsidRPr="00C667C2" w:rsidRDefault="00BB052B" w:rsidP="00C24A37">
      <w:pPr>
        <w:rPr>
          <w:rFonts w:hint="eastAsia"/>
          <w:lang w:val="nl-NL"/>
        </w:rPr>
      </w:pPr>
      <w:r w:rsidRPr="00C667C2">
        <w:rPr>
          <w:lang w:val="nl-NL"/>
        </w:rPr>
        <w:br w:type="page"/>
      </w:r>
    </w:p>
    <w:p w14:paraId="0A76F00E" w14:textId="7451BC36" w:rsidR="00ED3615" w:rsidRPr="00C667C2" w:rsidRDefault="00ED3615" w:rsidP="00ED3615">
      <w:pPr>
        <w:pStyle w:val="Heading1"/>
        <w:rPr>
          <w:rFonts w:hint="eastAsia"/>
          <w:lang w:val="nl-NL"/>
        </w:rPr>
      </w:pPr>
      <w:bookmarkStart w:id="16" w:name="_Toc241668780"/>
      <w:r w:rsidRPr="00C667C2">
        <w:rPr>
          <w:lang w:val="nl-NL"/>
        </w:rPr>
        <w:t>Het onderzoek</w:t>
      </w:r>
      <w:bookmarkEnd w:id="16"/>
    </w:p>
    <w:p w14:paraId="0B983915" w14:textId="69ED2B8E" w:rsidR="004665E4" w:rsidRPr="00C667C2" w:rsidRDefault="004665E4" w:rsidP="004665E4">
      <w:pPr>
        <w:pStyle w:val="Heading2"/>
        <w:rPr>
          <w:rFonts w:hint="eastAsia"/>
          <w:lang w:val="nl-NL"/>
        </w:rPr>
      </w:pPr>
      <w:bookmarkStart w:id="17" w:name="_Toc241668781"/>
      <w:r w:rsidRPr="00C667C2">
        <w:rPr>
          <w:lang w:val="nl-NL"/>
        </w:rPr>
        <w:t>Methodologie</w:t>
      </w:r>
      <w:r w:rsidR="005A0BEF" w:rsidRPr="00C667C2">
        <w:rPr>
          <w:lang w:val="nl-NL"/>
        </w:rPr>
        <w:t xml:space="preserve"> (</w:t>
      </w:r>
      <w:r w:rsidR="00E029C5" w:rsidRPr="00C667C2">
        <w:rPr>
          <w:lang w:val="nl-NL"/>
        </w:rPr>
        <w:t>Maryam)</w:t>
      </w:r>
      <w:bookmarkEnd w:id="17"/>
    </w:p>
    <w:p w14:paraId="2C98D95E" w14:textId="4379D574" w:rsidR="001E7289" w:rsidRPr="00C667C2" w:rsidRDefault="0032798A" w:rsidP="0032798A">
      <w:pPr>
        <w:pStyle w:val="Heading2"/>
        <w:rPr>
          <w:rFonts w:hint="eastAsia"/>
          <w:lang w:val="nl-NL"/>
        </w:rPr>
      </w:pPr>
      <w:bookmarkStart w:id="18" w:name="_Toc241668782"/>
      <w:r>
        <w:rPr>
          <w:lang w:val="nl-NL"/>
        </w:rPr>
        <w:t>Etische aspecten en risico’s</w:t>
      </w:r>
      <w:bookmarkEnd w:id="18"/>
      <w:r>
        <w:rPr>
          <w:lang w:val="nl-NL"/>
        </w:rPr>
        <w:t xml:space="preserve"> </w:t>
      </w:r>
    </w:p>
    <w:p w14:paraId="53447FEF" w14:textId="05ECE173" w:rsidR="009123C5" w:rsidRPr="009123C5" w:rsidRDefault="009123C5" w:rsidP="009123C5">
      <w:pPr>
        <w:rPr>
          <w:rFonts w:hint="eastAsia"/>
          <w:lang w:val="nl-NL"/>
        </w:rPr>
      </w:pPr>
      <w:r w:rsidRPr="61B4D314">
        <w:rPr>
          <w:lang w:val="nl-NL"/>
        </w:rPr>
        <w:t>"hoe moeten wij omgaan met de doelgroep? Wordt data verwerkt, hoe wordt dit opgeslagen?"</w:t>
      </w:r>
    </w:p>
    <w:p w14:paraId="2B12CEE7" w14:textId="77777777" w:rsidR="004665E4" w:rsidRPr="00C667C2" w:rsidRDefault="004665E4" w:rsidP="004665E4">
      <w:pPr>
        <w:rPr>
          <w:rFonts w:hint="eastAsia"/>
          <w:lang w:val="nl-NL"/>
        </w:rPr>
      </w:pPr>
    </w:p>
    <w:p w14:paraId="796BB021" w14:textId="748B8BCE" w:rsidR="00B71EBD" w:rsidRPr="00C667C2" w:rsidRDefault="00ED3615" w:rsidP="36A688E4">
      <w:pPr>
        <w:pStyle w:val="Heading2"/>
        <w:rPr>
          <w:rFonts w:asciiTheme="minorHAnsi" w:eastAsia="Helvetica" w:hAnsiTheme="minorHAnsi"/>
          <w:lang w:val="nl-NL"/>
        </w:rPr>
      </w:pPr>
      <w:bookmarkStart w:id="19" w:name="_Toc241668783"/>
      <w:r w:rsidRPr="00C667C2">
        <w:rPr>
          <w:rFonts w:eastAsia="Helvetica"/>
          <w:lang w:val="nl-NL"/>
        </w:rPr>
        <w:t xml:space="preserve">De </w:t>
      </w:r>
      <w:bookmarkStart w:id="20" w:name="_Toc241651743"/>
      <w:r w:rsidR="7E1E73CE" w:rsidRPr="00C667C2">
        <w:rPr>
          <w:rFonts w:eastAsia="Helvetica"/>
          <w:lang w:val="nl-NL"/>
        </w:rPr>
        <w:t>Hoofdvraag</w:t>
      </w:r>
      <w:bookmarkEnd w:id="19"/>
      <w:bookmarkEnd w:id="20"/>
    </w:p>
    <w:p w14:paraId="26535B8C" w14:textId="76093AAC" w:rsidR="6E2D5C46" w:rsidRDefault="009131D7" w:rsidP="332AF034">
      <w:pPr>
        <w:rPr>
          <w:rFonts w:eastAsia="Helvetica" w:cs="Helvetica"/>
          <w:b/>
          <w:bCs/>
          <w:color w:val="000000" w:themeColor="text1"/>
          <w:lang w:val="nl-NL"/>
        </w:rPr>
      </w:pPr>
      <w:r w:rsidRPr="00C667C2">
        <w:rPr>
          <w:rFonts w:eastAsia="Helvetica" w:cs="Helvetica"/>
          <w:b/>
          <w:bCs/>
          <w:color w:val="000000" w:themeColor="text1"/>
          <w:lang w:val="nl-NL"/>
        </w:rPr>
        <w:t>Let</w:t>
      </w:r>
      <w:r w:rsidR="6E2D5C46" w:rsidRPr="00C667C2">
        <w:rPr>
          <w:rFonts w:eastAsia="Helvetica" w:cs="Helvetica"/>
          <w:b/>
          <w:bCs/>
          <w:color w:val="000000" w:themeColor="text1"/>
          <w:lang w:val="nl-NL"/>
        </w:rPr>
        <w:t xml:space="preserve"> op: nog een conceptversie, passen 'm aan zodra we een idee hebben gekozen</w:t>
      </w:r>
    </w:p>
    <w:p w14:paraId="5046A133" w14:textId="0E29BEA6" w:rsidR="00D06D20" w:rsidRPr="00D06D20" w:rsidRDefault="00D06D20" w:rsidP="332AF034">
      <w:pPr>
        <w:rPr>
          <w:rFonts w:eastAsia="Helvetica" w:cs="Helvetica"/>
          <w:b/>
          <w:bCs/>
          <w:color w:val="EE0000"/>
          <w:lang w:val="nl-NL"/>
        </w:rPr>
      </w:pPr>
      <w:r>
        <w:rPr>
          <w:rFonts w:eastAsia="Helvetica" w:cs="Helvetica"/>
          <w:b/>
          <w:bCs/>
          <w:color w:val="EE0000"/>
          <w:lang w:val="nl-NL"/>
        </w:rPr>
        <w:t>Belangrijk dat we voor het inleveren van versie 1 niet het als conceptversie hebben staan</w:t>
      </w:r>
      <w:r w:rsidR="00D118DD">
        <w:rPr>
          <w:rFonts w:eastAsia="Helvetica" w:cs="Helvetica"/>
          <w:b/>
          <w:bCs/>
          <w:color w:val="EE0000"/>
          <w:lang w:val="nl-NL"/>
        </w:rPr>
        <w:t>!</w:t>
      </w:r>
    </w:p>
    <w:p w14:paraId="4D8B9E4F" w14:textId="22A55064" w:rsidR="6E2D5C46" w:rsidRPr="00C667C2" w:rsidRDefault="6E2D5C46" w:rsidP="332AF034">
      <w:pPr>
        <w:rPr>
          <w:rFonts w:eastAsia="Helvetica" w:cs="Helvetica"/>
          <w:i/>
          <w:iCs/>
          <w:color w:val="000000" w:themeColor="text1"/>
          <w:lang w:val="nl-NL"/>
        </w:rPr>
      </w:pPr>
      <w:r w:rsidRPr="00C667C2">
        <w:rPr>
          <w:rFonts w:eastAsia="Helvetica" w:cs="Helvetica"/>
          <w:i/>
          <w:iCs/>
          <w:color w:val="000000" w:themeColor="text1"/>
          <w:lang w:val="nl-NL"/>
        </w:rPr>
        <w:t xml:space="preserve">*"Hoe kan een technologisch-innovatieve wervingsaanpak scholieren (MBO/HAVO/VWO) en propedeusestudenten helpen ontdekken of de richting Data &amp; AI bij hen past, </w:t>
      </w:r>
    </w:p>
    <w:p w14:paraId="1B2B8BE4" w14:textId="48BB09E9" w:rsidR="36A688E4" w:rsidRPr="00C667C2" w:rsidRDefault="5CE6231D" w:rsidP="36A688E4">
      <w:pPr>
        <w:rPr>
          <w:rFonts w:hint="eastAsia"/>
          <w:lang w:val="nl-NL"/>
        </w:rPr>
      </w:pPr>
      <w:r w:rsidRPr="00C667C2">
        <w:rPr>
          <w:rFonts w:eastAsia="Helvetica" w:cs="Helvetica"/>
          <w:b/>
          <w:bCs/>
          <w:color w:val="000000" w:themeColor="text1"/>
          <w:lang w:val="nl-NL"/>
        </w:rPr>
        <w:t>Waarom deze vraag:</w:t>
      </w:r>
      <w:r w:rsidRPr="00C667C2">
        <w:rPr>
          <w:rFonts w:eastAsia="Helvetica" w:cs="Helvetica"/>
          <w:color w:val="000000" w:themeColor="text1"/>
          <w:lang w:val="nl-NL"/>
        </w:rPr>
        <w:t xml:space="preserve"> </w:t>
      </w:r>
      <w:r w:rsidR="0BEF634D" w:rsidRPr="00C667C2">
        <w:rPr>
          <w:rFonts w:eastAsia="Helvetica" w:cs="Helvetica"/>
          <w:color w:val="000000" w:themeColor="text1"/>
          <w:lang w:val="nl-NL"/>
        </w:rPr>
        <w:t>relatief weinig studenten kiezen nu voor Data &amp; AI, terwijl de richting juist aan belang wint; probleem zit dus niet bij het bestaansrecht van de richting, maar bij hoe die nu onder de aandac</w:t>
      </w:r>
      <w:r w:rsidR="002D79A9" w:rsidRPr="00C667C2">
        <w:rPr>
          <w:rFonts w:eastAsia="Helvetica" w:cs="Helvetica"/>
          <w:color w:val="000000" w:themeColor="text1"/>
          <w:lang w:val="nl-NL"/>
        </w:rPr>
        <w:t>h</w:t>
      </w:r>
      <w:r w:rsidR="0BEF634D" w:rsidRPr="00C667C2">
        <w:rPr>
          <w:rFonts w:eastAsia="Helvetica" w:cs="Helvetica"/>
          <w:color w:val="000000" w:themeColor="text1"/>
          <w:lang w:val="nl-NL"/>
        </w:rPr>
        <w:t xml:space="preserve">t wordt gebracht. </w:t>
      </w:r>
      <w:r w:rsidR="00847502" w:rsidRPr="00C667C2">
        <w:rPr>
          <w:rFonts w:eastAsia="Helvetica" w:cs="Helvetica"/>
          <w:color w:val="000000" w:themeColor="text1"/>
          <w:lang w:val="nl-NL"/>
        </w:rPr>
        <w:t>Door</w:t>
      </w:r>
      <w:r w:rsidR="0BEF634D" w:rsidRPr="00C667C2">
        <w:rPr>
          <w:rFonts w:eastAsia="Helvetica" w:cs="Helvetica"/>
          <w:color w:val="000000" w:themeColor="text1"/>
          <w:lang w:val="nl-NL"/>
        </w:rPr>
        <w:t xml:space="preserve"> 'm te koppelen aan de vier bestaande contactmomenten en de doelgroepen blijft hij simpel, en is hij de basis om straks een concept te ontwerpen én te testen.</w:t>
      </w:r>
    </w:p>
    <w:p w14:paraId="5D612152" w14:textId="77777777" w:rsidR="002D79A9" w:rsidRPr="00C667C2" w:rsidRDefault="002D79A9" w:rsidP="36A688E4">
      <w:pPr>
        <w:rPr>
          <w:rFonts w:hint="eastAsia"/>
          <w:lang w:val="nl-NL"/>
        </w:rPr>
      </w:pPr>
    </w:p>
    <w:p w14:paraId="08CAB779" w14:textId="61F2020B" w:rsidR="00FB1E3A" w:rsidRPr="00C667C2" w:rsidRDefault="00ED3615" w:rsidP="00FB1E3A">
      <w:pPr>
        <w:pStyle w:val="Heading2"/>
        <w:rPr>
          <w:rFonts w:hint="eastAsia"/>
          <w:lang w:val="nl-NL"/>
        </w:rPr>
      </w:pPr>
      <w:bookmarkStart w:id="21" w:name="_Toc241651744"/>
      <w:bookmarkStart w:id="22" w:name="_Toc241668784"/>
      <w:r w:rsidRPr="00C667C2">
        <w:rPr>
          <w:lang w:val="nl-NL"/>
        </w:rPr>
        <w:t>De d</w:t>
      </w:r>
      <w:r w:rsidR="00FB1E3A" w:rsidRPr="00C667C2">
        <w:rPr>
          <w:lang w:val="nl-NL"/>
        </w:rPr>
        <w:t>eelvragen</w:t>
      </w:r>
      <w:bookmarkEnd w:id="21"/>
      <w:bookmarkEnd w:id="22"/>
    </w:p>
    <w:p w14:paraId="6CB9123A" w14:textId="2558650B" w:rsidR="34C8847B" w:rsidRPr="00C667C2" w:rsidRDefault="009131D7" w:rsidP="332AF034">
      <w:pPr>
        <w:spacing w:after="240"/>
        <w:rPr>
          <w:rFonts w:hint="eastAsia"/>
          <w:lang w:val="nl-NL"/>
        </w:rPr>
      </w:pPr>
      <w:r w:rsidRPr="00C667C2">
        <w:rPr>
          <w:rFonts w:ascii="Aptos" w:eastAsia="Aptos" w:hAnsi="Aptos" w:cs="Aptos"/>
          <w:lang w:val="nl-NL"/>
        </w:rPr>
        <w:t>Opgebouwd</w:t>
      </w:r>
      <w:r w:rsidR="34C8847B" w:rsidRPr="00C667C2">
        <w:rPr>
          <w:rFonts w:ascii="Aptos" w:eastAsia="Aptos" w:hAnsi="Aptos" w:cs="Aptos"/>
          <w:lang w:val="nl-NL"/>
        </w:rPr>
        <w:t xml:space="preserve"> volgens het kader van de docent: welke vragen volgen logisch uit onze </w:t>
      </w:r>
      <w:r w:rsidR="002D79A9" w:rsidRPr="00C667C2">
        <w:rPr>
          <w:rFonts w:ascii="Aptos" w:eastAsia="Aptos" w:hAnsi="Aptos" w:cs="Aptos"/>
          <w:lang w:val="nl-NL"/>
        </w:rPr>
        <w:t>ideeën</w:t>
      </w:r>
      <w:r w:rsidR="34C8847B" w:rsidRPr="00C667C2">
        <w:rPr>
          <w:rFonts w:ascii="Aptos" w:eastAsia="Aptos" w:hAnsi="Aptos" w:cs="Aptos"/>
          <w:lang w:val="nl-NL"/>
        </w:rPr>
        <w:t xml:space="preserve">, wat moeten we nog weten over de doelgroep (en hoe komen we daarachter), en wat hebben we nodig om elk van de top-3 </w:t>
      </w:r>
      <w:r w:rsidR="002D79A9" w:rsidRPr="00C667C2">
        <w:rPr>
          <w:rFonts w:ascii="Aptos" w:eastAsia="Aptos" w:hAnsi="Aptos" w:cs="Aptos"/>
          <w:lang w:val="nl-NL"/>
        </w:rPr>
        <w:t>ideeën</w:t>
      </w:r>
      <w:r w:rsidR="34C8847B" w:rsidRPr="00C667C2">
        <w:rPr>
          <w:rFonts w:ascii="Aptos" w:eastAsia="Aptos" w:hAnsi="Aptos" w:cs="Aptos"/>
          <w:lang w:val="nl-NL"/>
        </w:rPr>
        <w:t xml:space="preserve"> ook echt te bouwen. </w:t>
      </w:r>
      <w:r w:rsidRPr="00C667C2">
        <w:rPr>
          <w:rFonts w:ascii="Aptos" w:eastAsia="Aptos" w:hAnsi="Aptos" w:cs="Aptos"/>
          <w:lang w:val="nl-NL"/>
        </w:rPr>
        <w:t>Elke</w:t>
      </w:r>
      <w:r w:rsidR="34C8847B" w:rsidRPr="00C667C2">
        <w:rPr>
          <w:rFonts w:ascii="Aptos" w:eastAsia="Aptos" w:hAnsi="Aptos" w:cs="Aptos"/>
          <w:lang w:val="nl-NL"/>
        </w:rPr>
        <w:t xml:space="preserve"> deelvraag verder opgesplitst in sub-deelvragen om de methodiek scherper te maken.</w:t>
      </w:r>
    </w:p>
    <w:p w14:paraId="6ED7029F" w14:textId="48BF420F" w:rsidR="34C8847B" w:rsidRDefault="009131D7" w:rsidP="332AF034">
      <w:pPr>
        <w:spacing w:before="240" w:after="240"/>
        <w:rPr>
          <w:rFonts w:ascii="Aptos" w:eastAsia="Aptos" w:hAnsi="Aptos" w:cs="Aptos"/>
          <w:lang w:val="nl-NL"/>
        </w:rPr>
      </w:pPr>
      <w:r w:rsidRPr="00C667C2">
        <w:rPr>
          <w:rFonts w:ascii="Aptos" w:eastAsia="Aptos" w:hAnsi="Aptos" w:cs="Aptos"/>
          <w:lang w:val="nl-NL"/>
        </w:rPr>
        <w:t>Status</w:t>
      </w:r>
      <w:r w:rsidR="34C8847B" w:rsidRPr="00C667C2">
        <w:rPr>
          <w:rFonts w:ascii="Aptos" w:eastAsia="Aptos" w:hAnsi="Aptos" w:cs="Aptos"/>
          <w:lang w:val="nl-NL"/>
        </w:rPr>
        <w:t xml:space="preserve"> = concept (nog niet afgestemd) of goedgekeurd (bevestigd door docent/opdrachtgever). </w:t>
      </w:r>
      <w:r w:rsidRPr="00C667C2">
        <w:rPr>
          <w:rFonts w:ascii="Aptos" w:eastAsia="Aptos" w:hAnsi="Aptos" w:cs="Aptos"/>
          <w:lang w:val="nl-NL"/>
        </w:rPr>
        <w:t>Nu</w:t>
      </w:r>
      <w:r w:rsidR="34C8847B" w:rsidRPr="00C667C2">
        <w:rPr>
          <w:rFonts w:ascii="Aptos" w:eastAsia="Aptos" w:hAnsi="Aptos" w:cs="Aptos"/>
          <w:lang w:val="nl-NL"/>
        </w:rPr>
        <w:t xml:space="preserve"> staat alles nog op concept, niks is al formeel afgetikt.</w:t>
      </w:r>
    </w:p>
    <w:p w14:paraId="36A10C6E" w14:textId="30CC19E1" w:rsidR="0090772A" w:rsidRDefault="0090772A" w:rsidP="332AF034">
      <w:pPr>
        <w:spacing w:before="240" w:after="240"/>
        <w:rPr>
          <w:rFonts w:ascii="Aptos" w:eastAsia="Aptos" w:hAnsi="Aptos" w:cs="Aptos"/>
          <w:color w:val="EE0000"/>
          <w:lang w:val="nl-NL"/>
        </w:rPr>
      </w:pPr>
      <w:r>
        <w:rPr>
          <w:rFonts w:ascii="Aptos" w:eastAsia="Aptos" w:hAnsi="Aptos" w:cs="Aptos"/>
          <w:color w:val="EE0000"/>
          <w:lang w:val="nl-NL"/>
        </w:rPr>
        <w:t xml:space="preserve">We missen nog hoe we de resultaten gaan analyseren. Volgens het rubrix onderzoeksplan criterium methodes voor een voldoende; moeten we ook aangeven hoe we de resultaten gaan analyseren. </w:t>
      </w:r>
    </w:p>
    <w:p w14:paraId="3A6C42D1" w14:textId="77777777" w:rsidR="0080297E" w:rsidRDefault="0080297E" w:rsidP="332AF034">
      <w:pPr>
        <w:spacing w:before="240" w:after="240"/>
        <w:rPr>
          <w:rFonts w:ascii="Aptos" w:eastAsia="Aptos" w:hAnsi="Aptos" w:cs="Aptos"/>
          <w:color w:val="EE0000"/>
          <w:lang w:val="nl-NL"/>
        </w:rPr>
      </w:pPr>
    </w:p>
    <w:p w14:paraId="1407FE1E" w14:textId="66B8EB2B" w:rsidR="0080297E" w:rsidRPr="0090772A" w:rsidRDefault="0080297E" w:rsidP="332AF034">
      <w:pPr>
        <w:spacing w:before="240" w:after="240"/>
        <w:rPr>
          <w:rFonts w:hint="eastAsia"/>
          <w:color w:val="EE0000"/>
          <w:lang w:val="nl-NL"/>
        </w:rPr>
      </w:pPr>
      <w:r>
        <w:rPr>
          <w:rFonts w:ascii="Aptos" w:eastAsia="Aptos" w:hAnsi="Aptos" w:cs="Aptos"/>
          <w:color w:val="EE0000"/>
          <w:lang w:val="nl-NL"/>
        </w:rPr>
        <w:t xml:space="preserve">Ook missen wij vgm </w:t>
      </w:r>
      <w:r w:rsidR="006D63B9">
        <w:rPr>
          <w:rFonts w:ascii="Aptos" w:eastAsia="Aptos" w:hAnsi="Aptos" w:cs="Aptos"/>
          <w:color w:val="EE0000"/>
          <w:lang w:val="nl-NL"/>
        </w:rPr>
        <w:t xml:space="preserve">meer verantwoording van de methodes; </w:t>
      </w:r>
      <w:r w:rsidR="00BA216B">
        <w:rPr>
          <w:rFonts w:ascii="Aptos" w:eastAsia="Aptos" w:hAnsi="Aptos" w:cs="Aptos"/>
          <w:color w:val="EE0000"/>
          <w:lang w:val="nl-NL"/>
        </w:rPr>
        <w:t>de opdrachtcontext; de kleine docentteam, de vaste formats per contactmoment, de open dagen in november</w:t>
      </w:r>
      <w:r w:rsidR="000E5B03">
        <w:rPr>
          <w:rFonts w:ascii="Aptos" w:eastAsia="Aptos" w:hAnsi="Aptos" w:cs="Aptos"/>
          <w:color w:val="EE0000"/>
          <w:lang w:val="nl-NL"/>
        </w:rPr>
        <w:t xml:space="preserve"> als testmomenten, etc. ook geen kwaliteitscriteria</w:t>
      </w:r>
      <w:r w:rsidR="00F26F74">
        <w:rPr>
          <w:rFonts w:ascii="Aptos" w:eastAsia="Aptos" w:hAnsi="Aptos" w:cs="Aptos"/>
          <w:color w:val="EE0000"/>
          <w:lang w:val="nl-NL"/>
        </w:rPr>
        <w:t>. Volgens het rubrix onderzoeksplan voor een voldoende: “En in de verantwoording van je keuzes neem je expliciet de opdrachtcontext en kwaliteitscriteria voor ontwerpgerichtonderzoek mee”</w:t>
      </w:r>
    </w:p>
    <w:p w14:paraId="70769FEB" w14:textId="49C1A60F" w:rsidR="34C8847B" w:rsidRPr="00C667C2" w:rsidRDefault="009131D7" w:rsidP="332AF034">
      <w:pPr>
        <w:pStyle w:val="Heading3"/>
        <w:rPr>
          <w:rFonts w:hint="eastAsia"/>
          <w:lang w:val="nl-NL"/>
        </w:rPr>
      </w:pPr>
      <w:bookmarkStart w:id="23" w:name="_Toc241651745"/>
      <w:bookmarkStart w:id="24" w:name="_Toc241668785"/>
      <w:r w:rsidRPr="00C667C2">
        <w:rPr>
          <w:lang w:val="nl-NL"/>
        </w:rPr>
        <w:t>B</w:t>
      </w:r>
      <w:r w:rsidR="34C8847B" w:rsidRPr="00C667C2">
        <w:rPr>
          <w:lang w:val="nl-NL"/>
        </w:rPr>
        <w:t>lok A: wat weten we over de doelgroep</w:t>
      </w:r>
      <w:bookmarkEnd w:id="23"/>
      <w:bookmarkEnd w:id="24"/>
    </w:p>
    <w:tbl>
      <w:tblPr>
        <w:tblStyle w:val="GridTable5Dark"/>
        <w:tblW w:w="0" w:type="auto"/>
        <w:tblLook w:val="06A0" w:firstRow="1" w:lastRow="0" w:firstColumn="1" w:lastColumn="0" w:noHBand="1" w:noVBand="1"/>
      </w:tblPr>
      <w:tblGrid>
        <w:gridCol w:w="2906"/>
        <w:gridCol w:w="6444"/>
      </w:tblGrid>
      <w:tr w:rsidR="332AF034" w:rsidRPr="008B19CC" w14:paraId="4EE1B00A" w14:textId="77777777" w:rsidTr="007254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6" w:type="dxa"/>
          </w:tcPr>
          <w:p w14:paraId="753BC8FF" w14:textId="7EAD4C36" w:rsidR="2B5F05D3" w:rsidRPr="00C667C2" w:rsidRDefault="009131D7" w:rsidP="332AF034">
            <w:pPr>
              <w:rPr>
                <w:rFonts w:hint="eastAsia"/>
                <w:color w:val="auto"/>
                <w:lang w:val="nl-NL"/>
              </w:rPr>
            </w:pPr>
            <w:r w:rsidRPr="00C667C2">
              <w:rPr>
                <w:color w:val="auto"/>
                <w:lang w:val="nl-NL"/>
              </w:rPr>
              <w:t>Deelvraag</w:t>
            </w:r>
            <w:r w:rsidR="2B5F05D3" w:rsidRPr="00C667C2">
              <w:rPr>
                <w:color w:val="auto"/>
                <w:lang w:val="nl-NL"/>
              </w:rPr>
              <w:t xml:space="preserve"> 1A (concept):</w:t>
            </w:r>
          </w:p>
        </w:tc>
        <w:tc>
          <w:tcPr>
            <w:tcW w:w="6444" w:type="dxa"/>
          </w:tcPr>
          <w:p w14:paraId="3285B9C4" w14:textId="38B3791F" w:rsidR="2B5F05D3" w:rsidRPr="00C667C2" w:rsidRDefault="2B5F05D3" w:rsidP="332AF034">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"wat weten en denken [doelgroep] op dit moment over de richting Data &amp; AI?"</w:t>
            </w:r>
          </w:p>
        </w:tc>
      </w:tr>
      <w:tr w:rsidR="332AF034" w:rsidRPr="00C667C2" w14:paraId="5CB58F81"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691B8C5D" w14:textId="3D49919F" w:rsidR="332AF034" w:rsidRPr="00C667C2" w:rsidRDefault="332AF034" w:rsidP="332AF034">
            <w:pPr>
              <w:rPr>
                <w:rFonts w:hint="eastAsia"/>
                <w:color w:val="auto"/>
                <w:lang w:val="nl-NL"/>
              </w:rPr>
            </w:pPr>
            <w:r w:rsidRPr="00C667C2">
              <w:rPr>
                <w:color w:val="auto"/>
                <w:lang w:val="nl-NL"/>
              </w:rPr>
              <w:t>type deelvraag</w:t>
            </w:r>
          </w:p>
        </w:tc>
        <w:tc>
          <w:tcPr>
            <w:tcW w:w="6444" w:type="dxa"/>
          </w:tcPr>
          <w:p w14:paraId="166EDCD0" w14:textId="47F8CA25"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beschrijvend</w:t>
            </w:r>
          </w:p>
        </w:tc>
      </w:tr>
      <w:tr w:rsidR="332AF034" w:rsidRPr="008B19CC" w14:paraId="775E3A14"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7336B446" w14:textId="22A771CE" w:rsidR="332AF034" w:rsidRPr="00C667C2" w:rsidRDefault="332AF034" w:rsidP="332AF034">
            <w:pPr>
              <w:rPr>
                <w:rFonts w:hint="eastAsia"/>
                <w:color w:val="auto"/>
                <w:lang w:val="nl-NL"/>
              </w:rPr>
            </w:pPr>
            <w:r w:rsidRPr="00C667C2">
              <w:rPr>
                <w:color w:val="auto"/>
                <w:lang w:val="nl-NL"/>
              </w:rPr>
              <w:t>doel van de vraag</w:t>
            </w:r>
          </w:p>
        </w:tc>
        <w:tc>
          <w:tcPr>
            <w:tcW w:w="6444" w:type="dxa"/>
          </w:tcPr>
          <w:p w14:paraId="13A3F40C" w14:textId="667923D9" w:rsidR="332AF034" w:rsidRPr="00C667C2" w:rsidRDefault="009131D7"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Bepaalt</w:t>
            </w:r>
            <w:r w:rsidR="332AF034" w:rsidRPr="00C667C2">
              <w:rPr>
                <w:lang w:val="nl-NL"/>
              </w:rPr>
              <w:t xml:space="preserve"> ons startpunt, kunnen we voortbouwen op wat ze al weten of moeten we eerst uitleggen wat Data &amp; AI is?</w:t>
            </w:r>
          </w:p>
        </w:tc>
      </w:tr>
      <w:tr w:rsidR="332AF034" w:rsidRPr="00C667C2" w14:paraId="4A90D9EF"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704B9F5A" w14:textId="1A69506C" w:rsidR="332AF034" w:rsidRPr="00C667C2" w:rsidRDefault="332AF034" w:rsidP="332AF034">
            <w:pPr>
              <w:rPr>
                <w:rFonts w:hint="eastAsia"/>
                <w:color w:val="auto"/>
                <w:lang w:val="nl-NL"/>
              </w:rPr>
            </w:pPr>
            <w:r w:rsidRPr="00C667C2">
              <w:rPr>
                <w:color w:val="auto"/>
                <w:lang w:val="nl-NL"/>
              </w:rPr>
              <w:t>onderzoek:</w:t>
            </w:r>
          </w:p>
        </w:tc>
        <w:tc>
          <w:tcPr>
            <w:tcW w:w="6444" w:type="dxa"/>
          </w:tcPr>
          <w:p w14:paraId="17D42EE5" w14:textId="7647AC9C"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p>
        </w:tc>
      </w:tr>
      <w:tr w:rsidR="332AF034" w:rsidRPr="00C667C2" w14:paraId="65CE2C7B"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4CD4905B" w14:textId="73EB921C" w:rsidR="332AF034" w:rsidRPr="00C667C2" w:rsidRDefault="332AF034" w:rsidP="332AF034">
            <w:pPr>
              <w:rPr>
                <w:rFonts w:hint="eastAsia"/>
                <w:b w:val="0"/>
                <w:bCs w:val="0"/>
                <w:color w:val="auto"/>
                <w:lang w:val="nl-NL"/>
              </w:rPr>
            </w:pPr>
            <w:r w:rsidRPr="00C667C2">
              <w:rPr>
                <w:b w:val="0"/>
                <w:bCs w:val="0"/>
                <w:color w:val="auto"/>
                <w:lang w:val="nl-NL"/>
              </w:rPr>
              <w:t>onderzoeksstrategie</w:t>
            </w:r>
          </w:p>
        </w:tc>
        <w:tc>
          <w:tcPr>
            <w:tcW w:w="6444" w:type="dxa"/>
          </w:tcPr>
          <w:p w14:paraId="3514FF5A" w14:textId="79ED1218"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field</w:t>
            </w:r>
          </w:p>
        </w:tc>
      </w:tr>
      <w:tr w:rsidR="332AF034" w:rsidRPr="008B19CC" w14:paraId="644E72CC"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5047CBD0" w14:textId="00093EFF" w:rsidR="332AF034" w:rsidRPr="00C667C2" w:rsidRDefault="332AF034" w:rsidP="332AF034">
            <w:pPr>
              <w:rPr>
                <w:rFonts w:hint="eastAsia"/>
                <w:b w:val="0"/>
                <w:bCs w:val="0"/>
                <w:color w:val="auto"/>
                <w:lang w:val="nl-NL"/>
              </w:rPr>
            </w:pPr>
            <w:r w:rsidRPr="00C667C2">
              <w:rPr>
                <w:b w:val="0"/>
                <w:bCs w:val="0"/>
                <w:color w:val="auto"/>
                <w:lang w:val="nl-NL"/>
              </w:rPr>
              <w:t>onderzoeksmethode</w:t>
            </w:r>
          </w:p>
        </w:tc>
        <w:tc>
          <w:tcPr>
            <w:tcW w:w="6444" w:type="dxa"/>
          </w:tcPr>
          <w:p w14:paraId="1A909EB0" w14:textId="3A8B967F" w:rsidR="332AF034" w:rsidRPr="00C667C2" w:rsidRDefault="009131D7"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Enquête</w:t>
            </w:r>
            <w:r w:rsidR="332AF034" w:rsidRPr="00C667C2">
              <w:rPr>
                <w:lang w:val="nl-NL"/>
              </w:rPr>
              <w:t xml:space="preserve"> + interview (op school/tijdens open dag)</w:t>
            </w:r>
          </w:p>
        </w:tc>
      </w:tr>
      <w:tr w:rsidR="00725446" w:rsidRPr="008B19CC" w14:paraId="2D3B083D"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6A7FBAA2" w14:textId="03226141" w:rsidR="00725446" w:rsidRPr="00725446" w:rsidRDefault="00725446" w:rsidP="00725446">
            <w:pPr>
              <w:rPr>
                <w:b w:val="0"/>
                <w:bCs w:val="0"/>
                <w:color w:val="EE0000"/>
                <w:lang w:val="nl-NL"/>
              </w:rPr>
            </w:pPr>
            <w:r w:rsidRPr="00C667C2">
              <w:rPr>
                <w:color w:val="auto"/>
                <w:lang w:val="nl-NL"/>
              </w:rPr>
              <w:t>Waarom</w:t>
            </w:r>
          </w:p>
        </w:tc>
        <w:tc>
          <w:tcPr>
            <w:tcW w:w="6444" w:type="dxa"/>
          </w:tcPr>
          <w:p w14:paraId="4127C19A" w14:textId="52C82EDC" w:rsidR="00725446" w:rsidRPr="00725446" w:rsidRDefault="00725446" w:rsidP="0C076831">
            <w:pPr>
              <w:cnfStyle w:val="000000000000" w:firstRow="0" w:lastRow="0" w:firstColumn="0" w:lastColumn="0" w:oddVBand="0" w:evenVBand="0" w:oddHBand="0" w:evenHBand="0" w:firstRowFirstColumn="0" w:firstRowLastColumn="0" w:lastRowFirstColumn="0" w:lastRowLastColumn="0"/>
              <w:rPr>
                <w:color w:val="EE0000"/>
                <w:lang w:val="nl-NL"/>
              </w:rPr>
            </w:pPr>
            <w:r>
              <w:rPr>
                <w:color w:val="EE0000"/>
                <w:lang w:val="nl-NL"/>
              </w:rPr>
              <w:t>Mist nog</w:t>
            </w:r>
          </w:p>
        </w:tc>
      </w:tr>
      <w:tr w:rsidR="332AF034" w:rsidRPr="00C667C2" w14:paraId="42758656"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7B5E63FD" w14:textId="751FA66E" w:rsidR="332AF034" w:rsidRPr="00C667C2" w:rsidRDefault="009131D7" w:rsidP="332AF034">
            <w:pPr>
              <w:rPr>
                <w:rFonts w:hint="eastAsia"/>
                <w:color w:val="auto"/>
                <w:lang w:val="nl-NL"/>
              </w:rPr>
            </w:pPr>
            <w:r w:rsidRPr="00C667C2">
              <w:rPr>
                <w:color w:val="auto"/>
                <w:lang w:val="nl-NL"/>
              </w:rPr>
              <w:t>Bron</w:t>
            </w:r>
          </w:p>
        </w:tc>
        <w:tc>
          <w:tcPr>
            <w:tcW w:w="6444" w:type="dxa"/>
          </w:tcPr>
          <w:p w14:paraId="4E4C021E" w14:textId="4C23B4FD"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DTI</w:t>
            </w:r>
            <w:r w:rsidR="009131D7" w:rsidRPr="00C667C2">
              <w:rPr>
                <w:lang w:val="nl-NL"/>
              </w:rPr>
              <w:t xml:space="preserve"> r</w:t>
            </w:r>
            <w:r w:rsidRPr="00C667C2">
              <w:rPr>
                <w:lang w:val="nl-NL"/>
              </w:rPr>
              <w:t>equirements &amp; userstories.pdf</w:t>
            </w:r>
          </w:p>
        </w:tc>
      </w:tr>
      <w:tr w:rsidR="332AF034" w:rsidRPr="008B19CC" w14:paraId="7652C225"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1D4F9AC8" w14:textId="21A8FE4E" w:rsidR="332AF034" w:rsidRPr="00C667C2" w:rsidRDefault="009131D7" w:rsidP="332AF034">
            <w:pPr>
              <w:rPr>
                <w:rFonts w:hint="eastAsia"/>
                <w:color w:val="auto"/>
                <w:lang w:val="nl-NL"/>
              </w:rPr>
            </w:pPr>
            <w:r w:rsidRPr="00C667C2">
              <w:rPr>
                <w:color w:val="auto"/>
                <w:lang w:val="nl-NL"/>
              </w:rPr>
              <w:t>Deelvraag</w:t>
            </w:r>
            <w:r w:rsidR="332AF034" w:rsidRPr="00C667C2">
              <w:rPr>
                <w:color w:val="auto"/>
                <w:lang w:val="nl-NL"/>
              </w:rPr>
              <w:t xml:space="preserve"> </w:t>
            </w:r>
            <w:r w:rsidR="3898E865" w:rsidRPr="00C667C2">
              <w:rPr>
                <w:color w:val="auto"/>
                <w:lang w:val="nl-NL"/>
              </w:rPr>
              <w:t>2</w:t>
            </w:r>
            <w:r w:rsidR="332AF034" w:rsidRPr="00C667C2">
              <w:rPr>
                <w:color w:val="auto"/>
                <w:lang w:val="nl-NL"/>
              </w:rPr>
              <w:t>A (concept):</w:t>
            </w:r>
          </w:p>
        </w:tc>
        <w:tc>
          <w:tcPr>
            <w:tcW w:w="6444" w:type="dxa"/>
            <w:shd w:val="clear" w:color="auto" w:fill="000000" w:themeFill="text1"/>
          </w:tcPr>
          <w:p w14:paraId="18E61591" w14:textId="0376200B"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b/>
                <w:bCs/>
                <w:lang w:val="nl-NL"/>
              </w:rPr>
            </w:pPr>
            <w:r w:rsidRPr="00C667C2">
              <w:rPr>
                <w:b/>
                <w:bCs/>
                <w:lang w:val="nl-NL"/>
              </w:rPr>
              <w:t>"</w:t>
            </w:r>
            <w:r w:rsidR="6DF1AE23" w:rsidRPr="00C667C2">
              <w:rPr>
                <w:b/>
                <w:bCs/>
                <w:lang w:val="nl-NL"/>
              </w:rPr>
              <w:t>Welke informatiebehoefte heeft [doelgroep] per contactmoment (inspireren/informeren/activeren/committeren)?”</w:t>
            </w:r>
          </w:p>
        </w:tc>
      </w:tr>
      <w:tr w:rsidR="332AF034" w:rsidRPr="00C667C2" w14:paraId="3D92E80F"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199F0053" w14:textId="3D49919F" w:rsidR="332AF034" w:rsidRPr="00C667C2" w:rsidRDefault="332AF034" w:rsidP="332AF034">
            <w:pPr>
              <w:rPr>
                <w:rFonts w:hint="eastAsia"/>
                <w:color w:val="auto"/>
                <w:lang w:val="nl-NL"/>
              </w:rPr>
            </w:pPr>
            <w:r w:rsidRPr="00C667C2">
              <w:rPr>
                <w:color w:val="auto"/>
                <w:lang w:val="nl-NL"/>
              </w:rPr>
              <w:t>type deelvraag</w:t>
            </w:r>
          </w:p>
        </w:tc>
        <w:tc>
          <w:tcPr>
            <w:tcW w:w="6444" w:type="dxa"/>
          </w:tcPr>
          <w:p w14:paraId="709CF0BB" w14:textId="47F8CA25"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beschrijvend</w:t>
            </w:r>
          </w:p>
        </w:tc>
      </w:tr>
      <w:tr w:rsidR="332AF034" w:rsidRPr="008B19CC" w14:paraId="0B71C9FD"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0D23F12F" w14:textId="22A771CE" w:rsidR="332AF034" w:rsidRPr="00C667C2" w:rsidRDefault="332AF034" w:rsidP="332AF034">
            <w:pPr>
              <w:rPr>
                <w:rFonts w:hint="eastAsia"/>
                <w:color w:val="auto"/>
                <w:lang w:val="nl-NL"/>
              </w:rPr>
            </w:pPr>
            <w:r w:rsidRPr="00C667C2">
              <w:rPr>
                <w:color w:val="auto"/>
                <w:lang w:val="nl-NL"/>
              </w:rPr>
              <w:t>doel van de vraag</w:t>
            </w:r>
          </w:p>
        </w:tc>
        <w:tc>
          <w:tcPr>
            <w:tcW w:w="6444" w:type="dxa"/>
          </w:tcPr>
          <w:p w14:paraId="6B272F85" w14:textId="559FB1A2" w:rsidR="3062B013" w:rsidRPr="00C667C2" w:rsidRDefault="3062B013"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elk contactmoment vraagt andere aanpak, open dag = inspireren, keuzemoment propedeuse = activeren</w:t>
            </w:r>
          </w:p>
        </w:tc>
      </w:tr>
      <w:tr w:rsidR="332AF034" w:rsidRPr="00C667C2" w14:paraId="0A0A7EB8"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6522B5E2" w14:textId="1A69506C" w:rsidR="332AF034" w:rsidRPr="00C667C2" w:rsidRDefault="332AF034" w:rsidP="332AF034">
            <w:pPr>
              <w:rPr>
                <w:rFonts w:hint="eastAsia"/>
                <w:color w:val="auto"/>
                <w:lang w:val="nl-NL"/>
              </w:rPr>
            </w:pPr>
            <w:r w:rsidRPr="00C667C2">
              <w:rPr>
                <w:color w:val="auto"/>
                <w:lang w:val="nl-NL"/>
              </w:rPr>
              <w:t>onderzoek:</w:t>
            </w:r>
          </w:p>
        </w:tc>
        <w:tc>
          <w:tcPr>
            <w:tcW w:w="6444" w:type="dxa"/>
          </w:tcPr>
          <w:p w14:paraId="60D18531" w14:textId="7647AC9C"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p>
        </w:tc>
      </w:tr>
      <w:tr w:rsidR="332AF034" w:rsidRPr="00C667C2" w14:paraId="06BD135F"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1FDE45BE" w14:textId="73EB921C" w:rsidR="332AF034" w:rsidRPr="00C667C2" w:rsidRDefault="332AF034" w:rsidP="332AF034">
            <w:pPr>
              <w:rPr>
                <w:rFonts w:hint="eastAsia"/>
                <w:b w:val="0"/>
                <w:bCs w:val="0"/>
                <w:color w:val="auto"/>
                <w:lang w:val="nl-NL"/>
              </w:rPr>
            </w:pPr>
            <w:r w:rsidRPr="00C667C2">
              <w:rPr>
                <w:b w:val="0"/>
                <w:bCs w:val="0"/>
                <w:color w:val="auto"/>
                <w:lang w:val="nl-NL"/>
              </w:rPr>
              <w:t>onderzoeksstrategie</w:t>
            </w:r>
          </w:p>
        </w:tc>
        <w:tc>
          <w:tcPr>
            <w:tcW w:w="6444" w:type="dxa"/>
          </w:tcPr>
          <w:p w14:paraId="6102BD08" w14:textId="79ED1218"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field</w:t>
            </w:r>
          </w:p>
        </w:tc>
      </w:tr>
      <w:tr w:rsidR="332AF034" w:rsidRPr="008B19CC" w14:paraId="4AD1B835"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74F1FAB2" w14:textId="00093EFF" w:rsidR="332AF034" w:rsidRPr="00C667C2" w:rsidRDefault="332AF034" w:rsidP="332AF034">
            <w:pPr>
              <w:rPr>
                <w:rFonts w:hint="eastAsia"/>
                <w:b w:val="0"/>
                <w:bCs w:val="0"/>
                <w:color w:val="auto"/>
                <w:lang w:val="nl-NL"/>
              </w:rPr>
            </w:pPr>
            <w:r w:rsidRPr="00C667C2">
              <w:rPr>
                <w:b w:val="0"/>
                <w:bCs w:val="0"/>
                <w:color w:val="auto"/>
                <w:lang w:val="nl-NL"/>
              </w:rPr>
              <w:t>onderzoeksmethode</w:t>
            </w:r>
          </w:p>
        </w:tc>
        <w:tc>
          <w:tcPr>
            <w:tcW w:w="6444" w:type="dxa"/>
          </w:tcPr>
          <w:p w14:paraId="1CC1D318" w14:textId="231CA00E" w:rsidR="29976FDC" w:rsidRPr="00C667C2" w:rsidRDefault="009131D7"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Context mapping</w:t>
            </w:r>
            <w:r w:rsidR="29976FDC" w:rsidRPr="00C667C2">
              <w:rPr>
                <w:lang w:val="nl-NL"/>
              </w:rPr>
              <w:t>/ korte interviews tijdens bestaande contactmomenten</w:t>
            </w:r>
          </w:p>
        </w:tc>
      </w:tr>
      <w:tr w:rsidR="332AF034" w:rsidRPr="008B19CC" w14:paraId="6BEFA554"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4BC67CD4" w14:textId="1D4FB64B" w:rsidR="5557D653" w:rsidRPr="00C667C2" w:rsidRDefault="5557D653" w:rsidP="332AF034">
            <w:pPr>
              <w:rPr>
                <w:rFonts w:hint="eastAsia"/>
                <w:lang w:val="nl-NL"/>
              </w:rPr>
            </w:pPr>
            <w:r w:rsidRPr="00C667C2">
              <w:rPr>
                <w:color w:val="auto"/>
                <w:lang w:val="nl-NL"/>
              </w:rPr>
              <w:t>Waarom</w:t>
            </w:r>
          </w:p>
        </w:tc>
        <w:tc>
          <w:tcPr>
            <w:tcW w:w="6444" w:type="dxa"/>
          </w:tcPr>
          <w:p w14:paraId="12A24A6E" w14:textId="41F3EF6B" w:rsidR="5557D653" w:rsidRPr="00C667C2" w:rsidRDefault="5557D653"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Voorkomt een generieke oplossing voor vier heel verschillende situaties</w:t>
            </w:r>
          </w:p>
        </w:tc>
      </w:tr>
      <w:tr w:rsidR="332AF034" w:rsidRPr="00C667C2" w14:paraId="62DF2D78"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56907E0B" w14:textId="02C83B82" w:rsidR="332AF034" w:rsidRPr="00C667C2" w:rsidRDefault="009131D7" w:rsidP="332AF034">
            <w:pPr>
              <w:rPr>
                <w:rFonts w:hint="eastAsia"/>
                <w:color w:val="auto"/>
                <w:lang w:val="nl-NL"/>
              </w:rPr>
            </w:pPr>
            <w:r w:rsidRPr="00C667C2">
              <w:rPr>
                <w:color w:val="auto"/>
                <w:lang w:val="nl-NL"/>
              </w:rPr>
              <w:t>Bron</w:t>
            </w:r>
          </w:p>
        </w:tc>
        <w:tc>
          <w:tcPr>
            <w:tcW w:w="6444" w:type="dxa"/>
          </w:tcPr>
          <w:p w14:paraId="5B6C1A81" w14:textId="64A81C1F"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DTI</w:t>
            </w:r>
            <w:r w:rsidR="009131D7" w:rsidRPr="00C667C2">
              <w:rPr>
                <w:lang w:val="nl-NL"/>
              </w:rPr>
              <w:t xml:space="preserve"> r</w:t>
            </w:r>
            <w:r w:rsidRPr="00C667C2">
              <w:rPr>
                <w:lang w:val="nl-NL"/>
              </w:rPr>
              <w:t>equirements &amp; userstories</w:t>
            </w:r>
          </w:p>
        </w:tc>
      </w:tr>
    </w:tbl>
    <w:p w14:paraId="504DA3BE" w14:textId="522A1FCF" w:rsidR="332AF034" w:rsidRPr="00C667C2" w:rsidRDefault="332AF034" w:rsidP="332AF034">
      <w:pPr>
        <w:rPr>
          <w:rFonts w:eastAsia="Helvetica" w:cs="Helvetica"/>
          <w:b/>
          <w:bCs/>
          <w:color w:val="333333"/>
          <w:lang w:val="nl-NL"/>
        </w:rPr>
      </w:pPr>
    </w:p>
    <w:p w14:paraId="184D98E5" w14:textId="7DC334CD" w:rsidR="3BC9B449" w:rsidRPr="00C667C2" w:rsidRDefault="009131D7" w:rsidP="332AF034">
      <w:pPr>
        <w:pStyle w:val="Heading3"/>
        <w:rPr>
          <w:rFonts w:hint="eastAsia"/>
          <w:lang w:val="nl-NL"/>
        </w:rPr>
      </w:pPr>
      <w:bookmarkStart w:id="25" w:name="_Toc241651746"/>
      <w:bookmarkStart w:id="26" w:name="_Toc241668786"/>
      <w:r w:rsidRPr="00C667C2">
        <w:rPr>
          <w:lang w:val="nl-NL"/>
        </w:rPr>
        <w:t>Blok</w:t>
      </w:r>
      <w:r w:rsidR="3BC9B449" w:rsidRPr="00C667C2">
        <w:rPr>
          <w:lang w:val="nl-NL"/>
        </w:rPr>
        <w:t xml:space="preserve"> B: </w:t>
      </w:r>
      <w:r w:rsidR="002D79A9" w:rsidRPr="00C667C2">
        <w:rPr>
          <w:lang w:val="nl-NL"/>
        </w:rPr>
        <w:t>ideeën</w:t>
      </w:r>
      <w:r w:rsidR="3BC9B449" w:rsidRPr="00C667C2">
        <w:rPr>
          <w:lang w:val="nl-NL"/>
        </w:rPr>
        <w:t xml:space="preserve"> verkennen</w:t>
      </w:r>
      <w:bookmarkEnd w:id="25"/>
      <w:bookmarkEnd w:id="26"/>
    </w:p>
    <w:tbl>
      <w:tblPr>
        <w:tblStyle w:val="GridTable5Dark"/>
        <w:tblW w:w="0" w:type="auto"/>
        <w:tblLook w:val="06A0" w:firstRow="1" w:lastRow="0" w:firstColumn="1" w:lastColumn="0" w:noHBand="1" w:noVBand="1"/>
      </w:tblPr>
      <w:tblGrid>
        <w:gridCol w:w="2909"/>
        <w:gridCol w:w="6441"/>
      </w:tblGrid>
      <w:tr w:rsidR="332AF034" w:rsidRPr="008B19CC" w14:paraId="1AD5500C" w14:textId="77777777" w:rsidTr="0C0768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AB0DB2A" w14:textId="3580E0B1" w:rsidR="332AF034" w:rsidRPr="00C667C2" w:rsidRDefault="009131D7" w:rsidP="332AF034">
            <w:pPr>
              <w:rPr>
                <w:rFonts w:hint="eastAsia"/>
                <w:color w:val="auto"/>
                <w:lang w:val="nl-NL"/>
              </w:rPr>
            </w:pPr>
            <w:r w:rsidRPr="00C667C2">
              <w:rPr>
                <w:color w:val="auto"/>
                <w:lang w:val="nl-NL"/>
              </w:rPr>
              <w:t>Deelvraag</w:t>
            </w:r>
            <w:r w:rsidR="332AF034" w:rsidRPr="00C667C2">
              <w:rPr>
                <w:color w:val="auto"/>
                <w:lang w:val="nl-NL"/>
              </w:rPr>
              <w:t xml:space="preserve"> </w:t>
            </w:r>
            <w:r w:rsidR="4E857DDE" w:rsidRPr="00C667C2">
              <w:rPr>
                <w:color w:val="auto"/>
                <w:lang w:val="nl-NL"/>
              </w:rPr>
              <w:t>1B</w:t>
            </w:r>
            <w:r w:rsidR="332AF034" w:rsidRPr="00C667C2">
              <w:rPr>
                <w:color w:val="auto"/>
                <w:lang w:val="nl-NL"/>
              </w:rPr>
              <w:t xml:space="preserve"> (concept):</w:t>
            </w:r>
          </w:p>
        </w:tc>
        <w:tc>
          <w:tcPr>
            <w:tcW w:w="6450" w:type="dxa"/>
          </w:tcPr>
          <w:p w14:paraId="61F1F8BF" w14:textId="6A624AEF" w:rsidR="5ECB6F6E" w:rsidRPr="00C667C2" w:rsidRDefault="5ECB6F6E" w:rsidP="332AF034">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"welke concepten (top 3) zijn kansrijk, gegeven wat we uit Blok A geleerd hebben?"</w:t>
            </w:r>
          </w:p>
        </w:tc>
      </w:tr>
      <w:tr w:rsidR="332AF034" w:rsidRPr="00C667C2" w14:paraId="6A5C0D6D"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8FC6589" w14:textId="3D49919F" w:rsidR="332AF034" w:rsidRPr="00C667C2" w:rsidRDefault="332AF034" w:rsidP="332AF034">
            <w:pPr>
              <w:rPr>
                <w:rFonts w:hint="eastAsia"/>
                <w:color w:val="auto"/>
                <w:lang w:val="nl-NL"/>
              </w:rPr>
            </w:pPr>
            <w:r w:rsidRPr="00C667C2">
              <w:rPr>
                <w:color w:val="auto"/>
                <w:lang w:val="nl-NL"/>
              </w:rPr>
              <w:t>type deelvraag</w:t>
            </w:r>
          </w:p>
        </w:tc>
        <w:tc>
          <w:tcPr>
            <w:tcW w:w="6450" w:type="dxa"/>
          </w:tcPr>
          <w:p w14:paraId="0A0C27A5" w14:textId="635FE019" w:rsidR="1042E23F" w:rsidRPr="00C667C2" w:rsidRDefault="1042E23F"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Ontwerpend</w:t>
            </w:r>
          </w:p>
        </w:tc>
      </w:tr>
      <w:tr w:rsidR="332AF034" w:rsidRPr="008B19CC" w14:paraId="1BC508FD"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2A2E014" w14:textId="22A771CE" w:rsidR="332AF034" w:rsidRPr="00C667C2" w:rsidRDefault="332AF034" w:rsidP="332AF034">
            <w:pPr>
              <w:rPr>
                <w:rFonts w:hint="eastAsia"/>
                <w:color w:val="auto"/>
                <w:lang w:val="nl-NL"/>
              </w:rPr>
            </w:pPr>
            <w:r w:rsidRPr="00C667C2">
              <w:rPr>
                <w:color w:val="auto"/>
                <w:lang w:val="nl-NL"/>
              </w:rPr>
              <w:t>doel van de vraag</w:t>
            </w:r>
          </w:p>
        </w:tc>
        <w:tc>
          <w:tcPr>
            <w:tcW w:w="6450" w:type="dxa"/>
          </w:tcPr>
          <w:p w14:paraId="3429501B" w14:textId="1504F9B3" w:rsidR="3C593088" w:rsidRPr="00C667C2" w:rsidRDefault="3C593088"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 xml:space="preserve">Vertaald </w:t>
            </w:r>
            <w:r w:rsidR="009131D7" w:rsidRPr="00C667C2">
              <w:rPr>
                <w:lang w:val="nl-NL"/>
              </w:rPr>
              <w:t>doelgroep kennis</w:t>
            </w:r>
            <w:r w:rsidRPr="00C667C2">
              <w:rPr>
                <w:lang w:val="nl-NL"/>
              </w:rPr>
              <w:t xml:space="preserve"> naar concrete richtingen, voordat we ergens definitief voor kiezen.</w:t>
            </w:r>
          </w:p>
        </w:tc>
      </w:tr>
      <w:tr w:rsidR="332AF034" w:rsidRPr="00C667C2" w14:paraId="32E034E0"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80B3DE8" w14:textId="1A69506C" w:rsidR="332AF034" w:rsidRPr="00C667C2" w:rsidRDefault="332AF034" w:rsidP="332AF034">
            <w:pPr>
              <w:rPr>
                <w:rFonts w:hint="eastAsia"/>
                <w:color w:val="auto"/>
                <w:lang w:val="nl-NL"/>
              </w:rPr>
            </w:pPr>
            <w:r w:rsidRPr="00C667C2">
              <w:rPr>
                <w:color w:val="auto"/>
                <w:lang w:val="nl-NL"/>
              </w:rPr>
              <w:t>onderzoek:</w:t>
            </w:r>
          </w:p>
        </w:tc>
        <w:tc>
          <w:tcPr>
            <w:tcW w:w="6450" w:type="dxa"/>
          </w:tcPr>
          <w:p w14:paraId="1969F723" w14:textId="7647AC9C"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p>
        </w:tc>
      </w:tr>
      <w:tr w:rsidR="332AF034" w:rsidRPr="00C667C2" w14:paraId="6E7151FB"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4D4A2D3" w14:textId="73EB921C" w:rsidR="332AF034" w:rsidRPr="00C667C2" w:rsidRDefault="332AF034" w:rsidP="332AF034">
            <w:pPr>
              <w:rPr>
                <w:rFonts w:hint="eastAsia"/>
                <w:b w:val="0"/>
                <w:bCs w:val="0"/>
                <w:color w:val="auto"/>
                <w:lang w:val="nl-NL"/>
              </w:rPr>
            </w:pPr>
            <w:r w:rsidRPr="00C667C2">
              <w:rPr>
                <w:b w:val="0"/>
                <w:bCs w:val="0"/>
                <w:color w:val="auto"/>
                <w:lang w:val="nl-NL"/>
              </w:rPr>
              <w:t>onderzoeksstrategie</w:t>
            </w:r>
          </w:p>
        </w:tc>
        <w:tc>
          <w:tcPr>
            <w:tcW w:w="6450" w:type="dxa"/>
          </w:tcPr>
          <w:p w14:paraId="762123F1" w14:textId="4F349EB6" w:rsidR="69E82CC2" w:rsidRPr="00C667C2" w:rsidRDefault="69E82CC2"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Library/workshop</w:t>
            </w:r>
          </w:p>
        </w:tc>
      </w:tr>
      <w:tr w:rsidR="332AF034" w:rsidRPr="008B19CC" w14:paraId="07685763"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48AA2CA2" w14:textId="00093EFF" w:rsidR="332AF034" w:rsidRPr="00C667C2" w:rsidRDefault="332AF034" w:rsidP="332AF034">
            <w:pPr>
              <w:rPr>
                <w:rFonts w:hint="eastAsia"/>
                <w:b w:val="0"/>
                <w:bCs w:val="0"/>
                <w:color w:val="auto"/>
                <w:lang w:val="nl-NL"/>
              </w:rPr>
            </w:pPr>
            <w:r w:rsidRPr="00C667C2">
              <w:rPr>
                <w:b w:val="0"/>
                <w:bCs w:val="0"/>
                <w:color w:val="auto"/>
                <w:lang w:val="nl-NL"/>
              </w:rPr>
              <w:t>onderzoeksmethode</w:t>
            </w:r>
          </w:p>
        </w:tc>
        <w:tc>
          <w:tcPr>
            <w:tcW w:w="6450" w:type="dxa"/>
          </w:tcPr>
          <w:p w14:paraId="12DDBAEA" w14:textId="7830D62F" w:rsidR="18363D47" w:rsidRPr="00C667C2" w:rsidRDefault="18363D47"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Brainstorm</w:t>
            </w:r>
            <w:r w:rsidR="2A033B5B" w:rsidRPr="00C667C2">
              <w:rPr>
                <w:lang w:val="nl-NL"/>
              </w:rPr>
              <w:t xml:space="preserve"> (crazy eights bv.), deskresearch naar bestaande wervingscampagnes elders, </w:t>
            </w:r>
            <w:r w:rsidR="009131D7" w:rsidRPr="00C667C2">
              <w:rPr>
                <w:lang w:val="nl-NL"/>
              </w:rPr>
              <w:t>expertinterview</w:t>
            </w:r>
            <w:r w:rsidR="2A033B5B" w:rsidRPr="00C667C2">
              <w:rPr>
                <w:lang w:val="nl-NL"/>
              </w:rPr>
              <w:t xml:space="preserve"> (docent/opdrachtgever)</w:t>
            </w:r>
          </w:p>
        </w:tc>
      </w:tr>
      <w:tr w:rsidR="332AF034" w:rsidRPr="008B19CC" w14:paraId="3CABBC07"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0F90229" w14:textId="4BC4337F" w:rsidR="7427A1A2" w:rsidRPr="00C667C2" w:rsidRDefault="7427A1A2" w:rsidP="332AF034">
            <w:pPr>
              <w:rPr>
                <w:rFonts w:hint="eastAsia"/>
                <w:lang w:val="nl-NL"/>
              </w:rPr>
            </w:pPr>
            <w:r w:rsidRPr="00C667C2">
              <w:rPr>
                <w:color w:val="auto"/>
                <w:lang w:val="nl-NL"/>
              </w:rPr>
              <w:t>Waarom</w:t>
            </w:r>
          </w:p>
        </w:tc>
        <w:tc>
          <w:tcPr>
            <w:tcW w:w="6450" w:type="dxa"/>
          </w:tcPr>
          <w:p w14:paraId="682C7A8F" w14:textId="0DE1CF5D" w:rsidR="7427A1A2" w:rsidRPr="00C667C2" w:rsidRDefault="7427A1A2"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 xml:space="preserve">Systematisch </w:t>
            </w:r>
            <w:r w:rsidR="009131D7" w:rsidRPr="00C667C2">
              <w:rPr>
                <w:lang w:val="nl-NL"/>
              </w:rPr>
              <w:t>ideeën</w:t>
            </w:r>
            <w:r w:rsidRPr="00C667C2">
              <w:rPr>
                <w:lang w:val="nl-NL"/>
              </w:rPr>
              <w:t xml:space="preserve"> genereren i.p.v. meteen op de eerste ingeving afgaan, past bij de build-to-design-aanpak van de minor omschrijving.</w:t>
            </w:r>
          </w:p>
        </w:tc>
      </w:tr>
      <w:tr w:rsidR="332AF034" w:rsidRPr="00C667C2" w14:paraId="0DCE68F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3DD2264D" w14:textId="461B40ED" w:rsidR="332AF034" w:rsidRPr="00C667C2" w:rsidRDefault="009131D7" w:rsidP="332AF034">
            <w:pPr>
              <w:rPr>
                <w:rFonts w:hint="eastAsia"/>
                <w:color w:val="auto"/>
                <w:lang w:val="nl-NL"/>
              </w:rPr>
            </w:pPr>
            <w:r w:rsidRPr="00C667C2">
              <w:rPr>
                <w:color w:val="auto"/>
                <w:lang w:val="nl-NL"/>
              </w:rPr>
              <w:t>Bron</w:t>
            </w:r>
          </w:p>
        </w:tc>
        <w:tc>
          <w:tcPr>
            <w:tcW w:w="6450" w:type="dxa"/>
          </w:tcPr>
          <w:p w14:paraId="391431DA" w14:textId="04257423" w:rsidR="7844623D" w:rsidRPr="00C667C2" w:rsidRDefault="7844623D"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 xml:space="preserve">Kickoff </w:t>
            </w:r>
            <w:r w:rsidR="009131D7" w:rsidRPr="00C667C2">
              <w:rPr>
                <w:lang w:val="nl-NL"/>
              </w:rPr>
              <w:t>PowerPoint</w:t>
            </w:r>
            <w:r w:rsidRPr="00C667C2">
              <w:rPr>
                <w:lang w:val="nl-NL"/>
              </w:rPr>
              <w:t xml:space="preserve"> van DTI</w:t>
            </w:r>
          </w:p>
        </w:tc>
      </w:tr>
    </w:tbl>
    <w:p w14:paraId="259D168A" w14:textId="5A9D2037" w:rsidR="332AF034" w:rsidRPr="00C667C2" w:rsidRDefault="332AF034" w:rsidP="332AF034">
      <w:pPr>
        <w:rPr>
          <w:rFonts w:eastAsia="Helvetica" w:cs="Helvetica"/>
          <w:b/>
          <w:bCs/>
          <w:color w:val="333333"/>
          <w:lang w:val="nl-NL"/>
        </w:rPr>
      </w:pPr>
    </w:p>
    <w:p w14:paraId="20E72C76" w14:textId="20F1B426" w:rsidR="3BC9B449" w:rsidRPr="00C667C2" w:rsidRDefault="009131D7" w:rsidP="332AF034">
      <w:pPr>
        <w:pStyle w:val="Heading3"/>
        <w:rPr>
          <w:rFonts w:hint="eastAsia"/>
          <w:lang w:val="nl-NL"/>
        </w:rPr>
      </w:pPr>
      <w:bookmarkStart w:id="27" w:name="_Toc241651747"/>
      <w:bookmarkStart w:id="28" w:name="_Toc241668787"/>
      <w:r w:rsidRPr="00C667C2">
        <w:rPr>
          <w:lang w:val="nl-NL"/>
        </w:rPr>
        <w:t>B</w:t>
      </w:r>
      <w:r w:rsidR="3BC9B449" w:rsidRPr="00C667C2">
        <w:rPr>
          <w:lang w:val="nl-NL"/>
        </w:rPr>
        <w:t>lok C: kan het ook echt gebouwd worden</w:t>
      </w:r>
      <w:bookmarkEnd w:id="27"/>
      <w:bookmarkEnd w:id="28"/>
    </w:p>
    <w:tbl>
      <w:tblPr>
        <w:tblStyle w:val="GridTable5Dark"/>
        <w:tblW w:w="0" w:type="auto"/>
        <w:tblLook w:val="06A0" w:firstRow="1" w:lastRow="0" w:firstColumn="1" w:lastColumn="0" w:noHBand="1" w:noVBand="1"/>
      </w:tblPr>
      <w:tblGrid>
        <w:gridCol w:w="2909"/>
        <w:gridCol w:w="6441"/>
      </w:tblGrid>
      <w:tr w:rsidR="332AF034" w:rsidRPr="008B19CC" w14:paraId="67FC7BCF" w14:textId="77777777" w:rsidTr="0C0768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B688B85" w14:textId="17B17C71" w:rsidR="332AF034" w:rsidRPr="00C667C2" w:rsidRDefault="009131D7" w:rsidP="332AF034">
            <w:pPr>
              <w:rPr>
                <w:rFonts w:hint="eastAsia"/>
                <w:color w:val="auto"/>
                <w:lang w:val="nl-NL"/>
              </w:rPr>
            </w:pPr>
            <w:r w:rsidRPr="00C667C2">
              <w:rPr>
                <w:color w:val="auto"/>
                <w:lang w:val="nl-NL"/>
              </w:rPr>
              <w:t>Deelvraag</w:t>
            </w:r>
            <w:r w:rsidR="332AF034" w:rsidRPr="00C667C2">
              <w:rPr>
                <w:color w:val="auto"/>
                <w:lang w:val="nl-NL"/>
              </w:rPr>
              <w:t xml:space="preserve"> 1</w:t>
            </w:r>
            <w:r w:rsidR="709AE1FE" w:rsidRPr="00C667C2">
              <w:rPr>
                <w:color w:val="auto"/>
                <w:lang w:val="nl-NL"/>
              </w:rPr>
              <w:t>C</w:t>
            </w:r>
            <w:r w:rsidR="332AF034" w:rsidRPr="00C667C2">
              <w:rPr>
                <w:color w:val="auto"/>
                <w:lang w:val="nl-NL"/>
              </w:rPr>
              <w:t xml:space="preserve"> (concept):</w:t>
            </w:r>
          </w:p>
        </w:tc>
        <w:tc>
          <w:tcPr>
            <w:tcW w:w="6450" w:type="dxa"/>
          </w:tcPr>
          <w:p w14:paraId="063AF3CB" w14:textId="0B3CE97C" w:rsidR="0135E809" w:rsidRPr="00C667C2" w:rsidRDefault="0135E809" w:rsidP="332AF034">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 xml:space="preserve">"wat hebben we nodig (technisch, inhoudelijk, tijd/tools) om elk van de top-3 </w:t>
            </w:r>
            <w:r w:rsidR="002D79A9" w:rsidRPr="00C667C2">
              <w:rPr>
                <w:lang w:val="nl-NL"/>
              </w:rPr>
              <w:t>ideeën</w:t>
            </w:r>
            <w:r w:rsidRPr="00C667C2">
              <w:rPr>
                <w:lang w:val="nl-NL"/>
              </w:rPr>
              <w:t xml:space="preserve"> echt te realiseren?"</w:t>
            </w:r>
          </w:p>
        </w:tc>
      </w:tr>
      <w:tr w:rsidR="332AF034" w:rsidRPr="00C667C2" w14:paraId="2E6D6595"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681F2754" w14:textId="3D49919F" w:rsidR="332AF034" w:rsidRPr="00C667C2" w:rsidRDefault="332AF034" w:rsidP="332AF034">
            <w:pPr>
              <w:rPr>
                <w:rFonts w:hint="eastAsia"/>
                <w:color w:val="auto"/>
                <w:lang w:val="nl-NL"/>
              </w:rPr>
            </w:pPr>
            <w:r w:rsidRPr="00C667C2">
              <w:rPr>
                <w:color w:val="auto"/>
                <w:lang w:val="nl-NL"/>
              </w:rPr>
              <w:t>type deelvraag</w:t>
            </w:r>
          </w:p>
        </w:tc>
        <w:tc>
          <w:tcPr>
            <w:tcW w:w="6450" w:type="dxa"/>
          </w:tcPr>
          <w:p w14:paraId="6DB8C9E2" w14:textId="4DADE52F" w:rsidR="767D21FC" w:rsidRPr="00C667C2" w:rsidRDefault="767D21FC"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Evaluerend</w:t>
            </w:r>
          </w:p>
        </w:tc>
      </w:tr>
      <w:tr w:rsidR="332AF034" w:rsidRPr="008B19CC" w14:paraId="691EAF7C"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D417DDA" w14:textId="22A771CE" w:rsidR="332AF034" w:rsidRPr="00C667C2" w:rsidRDefault="332AF034" w:rsidP="332AF034">
            <w:pPr>
              <w:rPr>
                <w:rFonts w:hint="eastAsia"/>
                <w:color w:val="auto"/>
                <w:lang w:val="nl-NL"/>
              </w:rPr>
            </w:pPr>
            <w:r w:rsidRPr="00C667C2">
              <w:rPr>
                <w:color w:val="auto"/>
                <w:lang w:val="nl-NL"/>
              </w:rPr>
              <w:t>doel van de vraag</w:t>
            </w:r>
          </w:p>
        </w:tc>
        <w:tc>
          <w:tcPr>
            <w:tcW w:w="6450" w:type="dxa"/>
          </w:tcPr>
          <w:p w14:paraId="044DDD35" w14:textId="79B437F8" w:rsidR="5C7B2823" w:rsidRPr="00C667C2" w:rsidRDefault="5C7B2823"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Voorkomt dat we een idee kiezen dat niet haalbaar blijkt binnen de sprints/tools van de minor.</w:t>
            </w:r>
          </w:p>
        </w:tc>
      </w:tr>
      <w:tr w:rsidR="332AF034" w:rsidRPr="00C667C2" w14:paraId="4B63336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4EF8EA7" w14:textId="1A69506C" w:rsidR="332AF034" w:rsidRPr="00C667C2" w:rsidRDefault="332AF034" w:rsidP="332AF034">
            <w:pPr>
              <w:rPr>
                <w:rFonts w:hint="eastAsia"/>
                <w:color w:val="auto"/>
                <w:lang w:val="nl-NL"/>
              </w:rPr>
            </w:pPr>
            <w:r w:rsidRPr="00C667C2">
              <w:rPr>
                <w:color w:val="auto"/>
                <w:lang w:val="nl-NL"/>
              </w:rPr>
              <w:t>onderzoek:</w:t>
            </w:r>
          </w:p>
        </w:tc>
        <w:tc>
          <w:tcPr>
            <w:tcW w:w="6450" w:type="dxa"/>
          </w:tcPr>
          <w:p w14:paraId="3C4371F1" w14:textId="7647AC9C"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p>
        </w:tc>
      </w:tr>
      <w:tr w:rsidR="332AF034" w:rsidRPr="00C667C2" w14:paraId="79665ACE"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6DB948A3" w14:textId="73EB921C" w:rsidR="332AF034" w:rsidRPr="00C667C2" w:rsidRDefault="332AF034" w:rsidP="332AF034">
            <w:pPr>
              <w:rPr>
                <w:rFonts w:hint="eastAsia"/>
                <w:b w:val="0"/>
                <w:bCs w:val="0"/>
                <w:color w:val="auto"/>
                <w:lang w:val="nl-NL"/>
              </w:rPr>
            </w:pPr>
            <w:r w:rsidRPr="00C667C2">
              <w:rPr>
                <w:b w:val="0"/>
                <w:bCs w:val="0"/>
                <w:color w:val="auto"/>
                <w:lang w:val="nl-NL"/>
              </w:rPr>
              <w:t>onderzoeksstrategie</w:t>
            </w:r>
          </w:p>
        </w:tc>
        <w:tc>
          <w:tcPr>
            <w:tcW w:w="6450" w:type="dxa"/>
          </w:tcPr>
          <w:p w14:paraId="776C408A" w14:textId="09DDDEB3"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Library/</w:t>
            </w:r>
            <w:r w:rsidR="22DBABC1" w:rsidRPr="00C667C2">
              <w:rPr>
                <w:lang w:val="nl-NL"/>
              </w:rPr>
              <w:t>field</w:t>
            </w:r>
          </w:p>
        </w:tc>
      </w:tr>
      <w:tr w:rsidR="332AF034" w:rsidRPr="00C667C2" w14:paraId="33D2B05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0DCDF171" w14:textId="00093EFF" w:rsidR="332AF034" w:rsidRPr="00C667C2" w:rsidRDefault="332AF034" w:rsidP="332AF034">
            <w:pPr>
              <w:rPr>
                <w:rFonts w:hint="eastAsia"/>
                <w:b w:val="0"/>
                <w:bCs w:val="0"/>
                <w:color w:val="auto"/>
                <w:lang w:val="nl-NL"/>
              </w:rPr>
            </w:pPr>
            <w:r w:rsidRPr="00C667C2">
              <w:rPr>
                <w:b w:val="0"/>
                <w:bCs w:val="0"/>
                <w:color w:val="auto"/>
                <w:lang w:val="nl-NL"/>
              </w:rPr>
              <w:t>onderzoeksmethode</w:t>
            </w:r>
          </w:p>
        </w:tc>
        <w:tc>
          <w:tcPr>
            <w:tcW w:w="6450" w:type="dxa"/>
          </w:tcPr>
          <w:p w14:paraId="73A4869B" w14:textId="5FFE2D13" w:rsidR="449AC973" w:rsidRPr="00C667C2" w:rsidRDefault="009131D7"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T</w:t>
            </w:r>
            <w:r w:rsidR="449AC973" w:rsidRPr="00C667C2">
              <w:rPr>
                <w:lang w:val="nl-NL"/>
              </w:rPr>
              <w:t xml:space="preserve">echnische </w:t>
            </w:r>
            <w:r w:rsidRPr="00C667C2">
              <w:rPr>
                <w:lang w:val="nl-NL"/>
              </w:rPr>
              <w:t>desk research</w:t>
            </w:r>
            <w:r w:rsidR="449AC973" w:rsidRPr="00C667C2">
              <w:rPr>
                <w:lang w:val="nl-NL"/>
              </w:rPr>
              <w:t xml:space="preserve">, </w:t>
            </w:r>
            <w:r w:rsidR="00BB3991" w:rsidRPr="00C667C2">
              <w:rPr>
                <w:lang w:val="nl-NL"/>
              </w:rPr>
              <w:t>quick scan</w:t>
            </w:r>
            <w:r w:rsidR="449AC973" w:rsidRPr="00C667C2">
              <w:rPr>
                <w:lang w:val="nl-NL"/>
              </w:rPr>
              <w:t xml:space="preserve">-prototyping, expert interview (gekoppeld aan </w:t>
            </w:r>
            <w:r w:rsidR="00BB3991" w:rsidRPr="00C667C2">
              <w:rPr>
                <w:lang w:val="nl-NL"/>
              </w:rPr>
              <w:t>FabLab</w:t>
            </w:r>
            <w:r w:rsidR="449AC973" w:rsidRPr="00C667C2">
              <w:rPr>
                <w:lang w:val="nl-NL"/>
              </w:rPr>
              <w:t xml:space="preserve">-tools: blender, unity, vibe-coding, </w:t>
            </w:r>
            <w:r w:rsidR="00BB3991" w:rsidRPr="00C667C2">
              <w:rPr>
                <w:lang w:val="nl-NL"/>
              </w:rPr>
              <w:t>Arduino</w:t>
            </w:r>
            <w:r w:rsidR="449AC973" w:rsidRPr="00C667C2">
              <w:rPr>
                <w:lang w:val="nl-NL"/>
              </w:rPr>
              <w:t>, zie week 41)</w:t>
            </w:r>
          </w:p>
        </w:tc>
      </w:tr>
      <w:tr w:rsidR="332AF034" w:rsidRPr="008B19CC" w14:paraId="3F15859F"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8779044" w14:textId="4BC4337F" w:rsidR="332AF034" w:rsidRPr="00C667C2" w:rsidRDefault="332AF034" w:rsidP="332AF034">
            <w:pPr>
              <w:rPr>
                <w:rFonts w:hint="eastAsia"/>
                <w:lang w:val="nl-NL"/>
              </w:rPr>
            </w:pPr>
            <w:r w:rsidRPr="00C667C2">
              <w:rPr>
                <w:color w:val="auto"/>
                <w:lang w:val="nl-NL"/>
              </w:rPr>
              <w:t>Waarom</w:t>
            </w:r>
          </w:p>
        </w:tc>
        <w:tc>
          <w:tcPr>
            <w:tcW w:w="6450" w:type="dxa"/>
          </w:tcPr>
          <w:p w14:paraId="5FEC42CB" w14:textId="16440E4C" w:rsidR="08D6C8FD" w:rsidRPr="00C667C2" w:rsidRDefault="00BB3991"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Onderbouwde</w:t>
            </w:r>
            <w:r w:rsidR="08D6C8FD" w:rsidRPr="00C667C2">
              <w:rPr>
                <w:lang w:val="nl-NL"/>
              </w:rPr>
              <w:t xml:space="preserve"> keuze i.p.v. onderbuikgevoel, meteen checken of het past binnen de minor</w:t>
            </w:r>
          </w:p>
        </w:tc>
      </w:tr>
      <w:tr w:rsidR="332AF034" w:rsidRPr="00C667C2" w14:paraId="4707731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9EA71F7" w14:textId="6915C8FF" w:rsidR="332AF034" w:rsidRPr="00C667C2" w:rsidRDefault="00BB3991" w:rsidP="332AF034">
            <w:pPr>
              <w:rPr>
                <w:rFonts w:hint="eastAsia"/>
                <w:color w:val="auto"/>
                <w:lang w:val="nl-NL"/>
              </w:rPr>
            </w:pPr>
            <w:r w:rsidRPr="00C667C2">
              <w:rPr>
                <w:color w:val="auto"/>
                <w:lang w:val="nl-NL"/>
              </w:rPr>
              <w:t>Bron</w:t>
            </w:r>
          </w:p>
        </w:tc>
        <w:tc>
          <w:tcPr>
            <w:tcW w:w="6450" w:type="dxa"/>
          </w:tcPr>
          <w:p w14:paraId="220822B7" w14:textId="2694E984" w:rsidR="47A12B60" w:rsidRPr="00C667C2" w:rsidRDefault="47A12B60"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de Deliverables</w:t>
            </w:r>
          </w:p>
        </w:tc>
      </w:tr>
    </w:tbl>
    <w:p w14:paraId="705A50EB" w14:textId="784162E6" w:rsidR="332AF034" w:rsidRPr="00C667C2" w:rsidRDefault="332AF034" w:rsidP="332AF034">
      <w:pPr>
        <w:rPr>
          <w:rFonts w:eastAsia="Helvetica" w:cs="Helvetica"/>
          <w:b/>
          <w:bCs/>
          <w:color w:val="333333"/>
          <w:lang w:val="nl-NL"/>
        </w:rPr>
      </w:pPr>
    </w:p>
    <w:p w14:paraId="1E51EFCF" w14:textId="77777777" w:rsidR="00213D8D" w:rsidRDefault="003F3441" w:rsidP="001A625F">
      <w:pPr>
        <w:rPr>
          <w:rFonts w:eastAsia="Helvetica" w:cs="Helvetica"/>
          <w:color w:val="EE0000"/>
          <w:lang w:val="nl-NL"/>
        </w:rPr>
      </w:pPr>
      <w:r>
        <w:rPr>
          <w:rFonts w:eastAsia="Helvetica" w:cs="Helvetica"/>
          <w:color w:val="EE0000"/>
          <w:lang w:val="nl-NL"/>
        </w:rPr>
        <w:t xml:space="preserve">Volgens de rubrix </w:t>
      </w:r>
      <w:r w:rsidR="00E6009E">
        <w:rPr>
          <w:rFonts w:eastAsia="Helvetica" w:cs="Helvetica"/>
          <w:color w:val="EE0000"/>
          <w:lang w:val="nl-NL"/>
        </w:rPr>
        <w:t xml:space="preserve">van het onderzoeksplan staat dat we wel een soort plan moeten laten zien; </w:t>
      </w:r>
      <w:r w:rsidR="00B60581">
        <w:rPr>
          <w:rFonts w:eastAsia="Helvetica" w:cs="Helvetica"/>
          <w:color w:val="EE0000"/>
          <w:lang w:val="nl-NL"/>
        </w:rPr>
        <w:t xml:space="preserve">een of meerdere deelresultaten (bijv. steppingstones) </w:t>
      </w:r>
      <w:r w:rsidR="00945E51">
        <w:rPr>
          <w:rFonts w:eastAsia="Helvetica" w:cs="Helvetica"/>
          <w:color w:val="EE0000"/>
          <w:lang w:val="nl-NL"/>
        </w:rPr>
        <w:t xml:space="preserve">op en de keuzes verantwoorden. </w:t>
      </w:r>
    </w:p>
    <w:p w14:paraId="694B1C8D" w14:textId="17BDD3E1" w:rsidR="00FC7B25" w:rsidRDefault="00213D8D" w:rsidP="001A625F">
      <w:pPr>
        <w:rPr>
          <w:rFonts w:eastAsia="Helvetica" w:cs="Helvetica"/>
          <w:color w:val="EE0000"/>
          <w:lang w:val="nl-NL"/>
        </w:rPr>
      </w:pPr>
      <w:r>
        <w:rPr>
          <w:rFonts w:eastAsia="Helvetica" w:cs="Helvetica"/>
          <w:color w:val="EE0000"/>
          <w:lang w:val="nl-NL"/>
        </w:rPr>
        <w:br/>
        <w:t>Voldoende in rubix: “</w:t>
      </w:r>
      <w:r w:rsidRPr="00213D8D">
        <w:rPr>
          <w:rFonts w:eastAsia="Helvetica" w:cs="Helvetica"/>
          <w:color w:val="EE0000"/>
          <w:lang w:val="nl-NL"/>
        </w:rPr>
        <w:t xml:space="preserve">Je maakt een overzicht waarin de verschillende deelresultaten in samenhang de bouwstenen vormen van het beoogde einddoel." </w:t>
      </w:r>
    </w:p>
    <w:p w14:paraId="654D65C2" w14:textId="24DC7FD1" w:rsidR="004B43B7" w:rsidRDefault="004B43B7" w:rsidP="00213D8D">
      <w:pPr>
        <w:rPr>
          <w:rFonts w:eastAsia="Helvetica" w:cs="Helvetica"/>
          <w:color w:val="EE0000"/>
          <w:lang w:val="nl-NL"/>
        </w:rPr>
      </w:pPr>
      <w:r>
        <w:rPr>
          <w:rFonts w:eastAsia="Helvetica" w:cs="Helvetica"/>
          <w:color w:val="EE0000"/>
          <w:lang w:val="nl-NL"/>
        </w:rPr>
        <w:t xml:space="preserve">En onvoldoende is </w:t>
      </w:r>
      <w:r w:rsidR="00213D8D" w:rsidRPr="00213D8D">
        <w:rPr>
          <w:rFonts w:eastAsia="Helvetica" w:cs="Helvetica"/>
          <w:color w:val="EE0000"/>
          <w:lang w:val="nl-NL"/>
        </w:rPr>
        <w:t>"Je maakt een overzicht van de verschillende deelresultaten van de verschillende onderzoeksactiviteiten, maar de samenhang ontbreekt."</w:t>
      </w:r>
    </w:p>
    <w:p w14:paraId="17D77A07" w14:textId="395E6993" w:rsidR="00FA5595" w:rsidRDefault="00FA5595" w:rsidP="00213D8D">
      <w:pPr>
        <w:rPr>
          <w:rFonts w:eastAsia="Helvetica" w:cs="Helvetica"/>
          <w:color w:val="EE0000"/>
          <w:lang w:val="nl-NL"/>
        </w:rPr>
      </w:pPr>
      <w:r>
        <w:rPr>
          <w:rFonts w:eastAsia="Helvetica" w:cs="Helvetica"/>
          <w:color w:val="EE0000"/>
          <w:lang w:val="nl-NL"/>
        </w:rPr>
        <w:t>Ik weet niet zeker of een planning precies het antwoord is; maar dit missen we wel op het moment.</w:t>
      </w:r>
    </w:p>
    <w:p w14:paraId="72BB3F63" w14:textId="77777777" w:rsidR="00131654" w:rsidRDefault="00131654" w:rsidP="00213D8D">
      <w:pPr>
        <w:rPr>
          <w:rFonts w:eastAsia="Helvetica" w:cs="Helvetica"/>
          <w:color w:val="EE0000"/>
          <w:lang w:val="nl-NL"/>
        </w:rPr>
      </w:pPr>
    </w:p>
    <w:p w14:paraId="6808A920" w14:textId="60AC722B" w:rsidR="00131654" w:rsidRPr="004A5224" w:rsidRDefault="00131654" w:rsidP="00213D8D">
      <w:pPr>
        <w:rPr>
          <w:rFonts w:eastAsia="Helvetica" w:cs="Helvetica"/>
          <w:color w:val="EE0000"/>
          <w:lang w:val="nl-NL"/>
        </w:rPr>
      </w:pPr>
      <w:r>
        <w:rPr>
          <w:rFonts w:eastAsia="Helvetica" w:cs="Helvetica"/>
          <w:color w:val="EE0000"/>
          <w:lang w:val="nl-NL"/>
        </w:rPr>
        <w:t xml:space="preserve">Verder missen wij vgm ook </w:t>
      </w:r>
      <w:r w:rsidR="009F4E77">
        <w:rPr>
          <w:rFonts w:eastAsia="Helvetica" w:cs="Helvetica"/>
          <w:color w:val="EE0000"/>
          <w:lang w:val="nl-NL"/>
        </w:rPr>
        <w:t xml:space="preserve">de risico’s en conflicterende belangen; </w:t>
      </w:r>
      <w:r w:rsidR="00E40FA8">
        <w:rPr>
          <w:rFonts w:eastAsia="Helvetica" w:cs="Helvetica"/>
          <w:color w:val="EE0000"/>
          <w:lang w:val="nl-NL"/>
        </w:rPr>
        <w:t xml:space="preserve">deadline open dagen, capaciteit van het </w:t>
      </w:r>
      <w:r w:rsidR="00834710">
        <w:rPr>
          <w:rFonts w:eastAsia="Helvetica" w:cs="Helvetica"/>
          <w:color w:val="EE0000"/>
          <w:lang w:val="nl-NL"/>
        </w:rPr>
        <w:t>kleine docententeam</w:t>
      </w:r>
      <w:r w:rsidR="00934EB5">
        <w:rPr>
          <w:rFonts w:eastAsia="Helvetica" w:cs="Helvetica"/>
          <w:color w:val="EE0000"/>
          <w:lang w:val="nl-NL"/>
        </w:rPr>
        <w:t xml:space="preserve">, </w:t>
      </w:r>
      <w:r w:rsidR="008D1BAC">
        <w:rPr>
          <w:rFonts w:eastAsia="Helvetica" w:cs="Helvetica"/>
          <w:color w:val="EE0000"/>
          <w:lang w:val="nl-NL"/>
        </w:rPr>
        <w:t>afstemming met infra/SD</w:t>
      </w:r>
      <w:r w:rsidR="004A5224">
        <w:rPr>
          <w:rFonts w:eastAsia="Helvetica" w:cs="Helvetica"/>
          <w:color w:val="EE0000"/>
          <w:lang w:val="nl-NL"/>
        </w:rPr>
        <w:t xml:space="preserve"> die ook studenten werven, etc. in het </w:t>
      </w:r>
      <w:r w:rsidR="00FB3105" w:rsidRPr="00FB3105">
        <w:rPr>
          <w:rFonts w:eastAsia="Helvetica" w:cs="Helvetica"/>
          <w:color w:val="EE0000"/>
          <w:lang w:val="nl-NL"/>
        </w:rPr>
        <w:t>Rubrix onderzoeksplan, criterium deelresultaten</w:t>
      </w:r>
      <w:r w:rsidR="00FB3105">
        <w:rPr>
          <w:rFonts w:eastAsia="Helvetica" w:cs="Helvetica"/>
          <w:color w:val="EE0000"/>
          <w:lang w:val="nl-NL"/>
        </w:rPr>
        <w:t>;</w:t>
      </w:r>
      <w:r w:rsidR="004A5224">
        <w:rPr>
          <w:rFonts w:eastAsia="Helvetica" w:cs="Helvetica"/>
          <w:color w:val="EE0000"/>
          <w:lang w:val="nl-NL"/>
        </w:rPr>
        <w:t xml:space="preserve"> staat namelijk </w:t>
      </w:r>
      <w:r w:rsidR="004A5224" w:rsidRPr="004A5224">
        <w:rPr>
          <w:rFonts w:eastAsia="Helvetica" w:cs="Helvetica"/>
          <w:i/>
          <w:iCs/>
          <w:color w:val="EE0000"/>
          <w:lang w:val="nl-NL"/>
        </w:rPr>
        <w:t>"...waarbij eventuele conflicterende of risicovolle aspecten vanuit de opdrachtcontext zijn meegenomen."</w:t>
      </w:r>
      <w:r w:rsidR="004A5224" w:rsidRPr="004A5224">
        <w:rPr>
          <w:rFonts w:eastAsia="Helvetica" w:cs="Helvetica"/>
          <w:color w:val="EE0000"/>
          <w:lang w:val="nl-NL"/>
        </w:rPr>
        <w:t> </w:t>
      </w:r>
    </w:p>
    <w:p w14:paraId="02E93AB4" w14:textId="77777777" w:rsidR="00A4554A" w:rsidRPr="00A4554A" w:rsidRDefault="00A4554A" w:rsidP="007D1032">
      <w:pPr>
        <w:pStyle w:val="Heading2"/>
        <w:rPr>
          <w:rFonts w:hint="eastAsia"/>
          <w:lang w:val="nl-NL"/>
        </w:rPr>
      </w:pPr>
      <w:bookmarkStart w:id="29" w:name="_Toc241651737"/>
      <w:bookmarkStart w:id="30" w:name="_Toc241668788"/>
      <w:r w:rsidRPr="00A4554A">
        <w:rPr>
          <w:lang w:val="nl-NL"/>
        </w:rPr>
        <w:t>Concepten</w:t>
      </w:r>
      <w:bookmarkEnd w:id="29"/>
      <w:bookmarkEnd w:id="30"/>
    </w:p>
    <w:p w14:paraId="487DAB89"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Nadat wij de opdracht kregen hebben wij ideeën zitten bedenken. Hierbij kregen wij veel ideeën ruwweg op papier en hebben wij drie hoofdconcepten voorgelegd aan de opdrachtgever, geselecteerd uit 48 ideeën. Onze ideeën kwamen vooral Voort uit de invalshoek van de toekomstige student, dus wat zouden hun aantrekken.</w:t>
      </w:r>
    </w:p>
    <w:p w14:paraId="182A7DB1" w14:textId="77777777" w:rsidR="00A4554A" w:rsidRPr="00C667C2" w:rsidRDefault="00A4554A" w:rsidP="00A4554A">
      <w:pPr>
        <w:rPr>
          <w:rFonts w:eastAsia="Helvetica" w:cs="Helvetica"/>
          <w:color w:val="333333"/>
          <w:lang w:val="nl-NL"/>
        </w:rPr>
      </w:pPr>
    </w:p>
    <w:p w14:paraId="3124AE64" w14:textId="77777777" w:rsidR="00A4554A" w:rsidRPr="00A4554A" w:rsidRDefault="00A4554A" w:rsidP="007D1032">
      <w:pPr>
        <w:pStyle w:val="Heading3"/>
        <w:rPr>
          <w:rFonts w:hint="eastAsia"/>
          <w:lang w:val="nl-NL"/>
        </w:rPr>
      </w:pPr>
      <w:bookmarkStart w:id="31" w:name="_Toc241651738"/>
      <w:bookmarkStart w:id="32" w:name="_Toc241668789"/>
      <w:r w:rsidRPr="00A4554A">
        <w:rPr>
          <w:lang w:val="nl-NL"/>
        </w:rPr>
        <w:t>Concept 1: fysieke/virtuele trein (showcase &amp; cross-over)</w:t>
      </w:r>
      <w:bookmarkEnd w:id="31"/>
      <w:bookmarkEnd w:id="32"/>
    </w:p>
    <w:p w14:paraId="674309EB"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Trein die data verzamelt, AI past de spoorroute aan, data zichtbaar op dashboard/app.</w:t>
      </w:r>
      <w:r w:rsidRPr="00C667C2">
        <w:rPr>
          <w:rFonts w:eastAsia="Helvetica" w:cs="Helvetica"/>
          <w:color w:val="333333"/>
          <w:lang w:val="nl-NL"/>
        </w:rPr>
        <w:br/>
        <w:t>User interactie zit in het feit dat de toekomstige student het treinspoor kan aanpassen en beïnvloeden. Waarbij de AI de nieuwe route ziet en gebruikt.</w:t>
      </w:r>
    </w:p>
    <w:p w14:paraId="11E0632D"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Feedback opdrachtgever: zeer sterk, brengt alle ICT-richtingen samen (software/infra/data); voor open dagen wel afstemmen met bestaande opstellingen (zoals 'hack je gek' van infra); goed voor schoolvoorlichtingen of als Unity/vr-simulatie.</w:t>
      </w:r>
    </w:p>
    <w:p w14:paraId="684970EA"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 xml:space="preserve"> </w:t>
      </w:r>
    </w:p>
    <w:p w14:paraId="647DAA5B" w14:textId="77777777" w:rsidR="00A4554A" w:rsidRPr="008B19CC" w:rsidRDefault="00A4554A" w:rsidP="00097D18">
      <w:pPr>
        <w:pStyle w:val="Heading3"/>
        <w:rPr>
          <w:rFonts w:hint="eastAsia"/>
          <w:lang w:val="en-GB"/>
        </w:rPr>
      </w:pPr>
      <w:bookmarkStart w:id="33" w:name="_Toc241651739"/>
      <w:bookmarkStart w:id="34" w:name="_Toc241668790"/>
      <w:r w:rsidRPr="008B19CC">
        <w:rPr>
          <w:lang w:val="en-GB"/>
        </w:rPr>
        <w:t>Concept 2: AI-huisdier/ decision tree builder (interactive workshop)</w:t>
      </w:r>
      <w:bookmarkEnd w:id="33"/>
      <w:bookmarkEnd w:id="34"/>
    </w:p>
    <w:p w14:paraId="43FD4DBC"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Workshop: scholieren bouwen op verschillende niveaus een eigen AI-pet via bijvoorbeeld het maken van een decision tree, met hulp van een virtuele keeper (AI-assistent); eventueel gekoppeld aan 3D-geprinte figuurtjes met NFC-chips of een mee te nemen bestand.</w:t>
      </w:r>
    </w:p>
    <w:p w14:paraId="679BF59E"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Feedback opdrachtgever: erg geschikt voor workshops op scholen/open dagen; thema's variëren belangrijk (fiets, vliegtuig, robot, etc.) voor brede doelgroep (incl. meiden), niet alleen "nerds". Kosten en fysieke haalbaarheid goed bewaken.</w:t>
      </w:r>
    </w:p>
    <w:p w14:paraId="652AA3CF"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 xml:space="preserve"> </w:t>
      </w:r>
    </w:p>
    <w:p w14:paraId="2FDB2E3E" w14:textId="77777777" w:rsidR="00A4554A" w:rsidRPr="00C667C2" w:rsidRDefault="00A4554A" w:rsidP="00A4554A">
      <w:pPr>
        <w:rPr>
          <w:rFonts w:eastAsia="Helvetica" w:cs="Helvetica"/>
          <w:color w:val="333333"/>
          <w:lang w:val="nl-NL"/>
        </w:rPr>
      </w:pPr>
      <w:bookmarkStart w:id="35" w:name="_Toc241651740"/>
      <w:r w:rsidRPr="00C667C2">
        <w:rPr>
          <w:rFonts w:eastAsia="Helvetica" w:cs="Helvetica"/>
          <w:color w:val="333333"/>
          <w:lang w:val="nl-NL"/>
        </w:rPr>
        <w:t xml:space="preserve">Concept 3: </w:t>
      </w:r>
      <w:r w:rsidRPr="00097D18">
        <w:rPr>
          <w:rStyle w:val="Heading3Char"/>
          <w:lang w:val="nl-NL"/>
        </w:rPr>
        <w:t>biometrische data poster/ live dashboard (showcase)</w:t>
      </w:r>
      <w:bookmarkEnd w:id="35"/>
    </w:p>
    <w:p w14:paraId="0689C589"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Scholieren scannen hun vinger, zien live hun biometrische data (hartslag, zuurstof) op scherm, gekoppeld aan maatschappelijke toepassingen (zorg, milieu).</w:t>
      </w:r>
    </w:p>
    <w:p w14:paraId="6E6BD768"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Feedback opdrachtgever: goed als snelle showcase/kijkdingetje op open dag; moet wel altijd een selfmade-element hebben, anders voelt het niet alsof studenten zelf iets gebouwd hebben.</w:t>
      </w:r>
    </w:p>
    <w:p w14:paraId="3A33AB4A"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 xml:space="preserve"> </w:t>
      </w:r>
    </w:p>
    <w:p w14:paraId="6B3F0F1F"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Verder uitwerken in de Haalbaarheid per idee-tabel (link) zodra technisch/inhoudelijk is uitgezocht per concept, zie Actiepunten (link)</w:t>
      </w:r>
    </w:p>
    <w:p w14:paraId="36050F61" w14:textId="77777777" w:rsidR="004665E4" w:rsidRPr="00C667C2" w:rsidRDefault="004665E4" w:rsidP="001A625F">
      <w:pPr>
        <w:rPr>
          <w:rFonts w:eastAsia="Helvetica" w:cs="Helvetica"/>
          <w:color w:val="333333"/>
          <w:lang w:val="nl-NL"/>
        </w:rPr>
      </w:pPr>
    </w:p>
    <w:p w14:paraId="25452344" w14:textId="7654BF64" w:rsidR="004665E4" w:rsidRPr="00C667C2" w:rsidRDefault="007801BC" w:rsidP="001A625F">
      <w:pPr>
        <w:rPr>
          <w:rFonts w:eastAsia="Helvetica" w:cs="Helvetica"/>
          <w:color w:val="333333"/>
          <w:lang w:val="nl-NL"/>
        </w:rPr>
      </w:pPr>
      <w:r>
        <w:rPr>
          <w:rFonts w:eastAsia="Helvetica" w:cs="Helvetica"/>
          <w:color w:val="333333"/>
          <w:lang w:val="nl-NL"/>
        </w:rPr>
        <w:br w:type="page"/>
      </w:r>
    </w:p>
    <w:p w14:paraId="4D4AAE3B" w14:textId="77777777" w:rsidR="00FC7B25" w:rsidRPr="00C667C2" w:rsidRDefault="00FC7B25" w:rsidP="0C076831">
      <w:pPr>
        <w:pStyle w:val="Heading1"/>
        <w:rPr>
          <w:rFonts w:eastAsia="Helvetica"/>
          <w:lang w:val="nl-NL"/>
        </w:rPr>
      </w:pPr>
      <w:bookmarkStart w:id="36" w:name="_Toc241668791"/>
      <w:r w:rsidRPr="00C667C2">
        <w:rPr>
          <w:rFonts w:eastAsia="Helvetica"/>
          <w:lang w:val="nl-NL"/>
        </w:rPr>
        <w:t>Literatuurlijst</w:t>
      </w:r>
      <w:bookmarkEnd w:id="36"/>
    </w:p>
    <w:p w14:paraId="2B926AFA" w14:textId="77777777" w:rsidR="00A559DA" w:rsidRPr="00C667C2" w:rsidRDefault="00A559DA" w:rsidP="001A625F">
      <w:pPr>
        <w:rPr>
          <w:rFonts w:eastAsia="Helvetica" w:cs="Helvetica"/>
          <w:color w:val="333333"/>
          <w:lang w:val="nl-NL"/>
        </w:rPr>
      </w:pPr>
    </w:p>
    <w:sectPr w:rsidR="00A559DA" w:rsidRPr="00C667C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ae Dreijling (student)" w:date="2026-09-30T12:32:00Z" w:initials="JD">
    <w:p w14:paraId="3C7B38DD" w14:textId="77777777" w:rsidR="004A259C" w:rsidRDefault="004A259C" w:rsidP="004A259C">
      <w:pPr>
        <w:pStyle w:val="CommentText"/>
        <w:rPr>
          <w:rFonts w:hint="eastAsia"/>
        </w:rPr>
      </w:pPr>
      <w:r>
        <w:rPr>
          <w:rStyle w:val="CommentReference"/>
          <w:rFonts w:hint="eastAsia"/>
        </w:rPr>
        <w:annotationRef/>
      </w:r>
      <w:r>
        <w:rPr>
          <w:rFonts w:hint="eastAsia"/>
        </w:rPr>
        <w:t>Dit is misschien wat mierenneuken, maar kan relevant zijn, dus ik wil het wel benoemen, want die sources zijn ook erg belangrijk.</w:t>
      </w:r>
      <w:r>
        <w:rPr>
          <w:rFonts w:hint="eastAsia"/>
        </w:rPr>
        <w:br/>
      </w:r>
      <w:r>
        <w:rPr>
          <w:rFonts w:hint="eastAsia"/>
        </w:rPr>
        <w:br/>
      </w:r>
      <w:r>
        <w:t>Volgens mij missen we dit (aangezien de rubriks): het gesprek met de opdrachtgevers van 23-9 is ons ori</w:t>
      </w:r>
      <w:r>
        <w:rPr>
          <w:rFonts w:hint="cs"/>
        </w:rPr>
        <w:t>ë</w:t>
      </w:r>
      <w:r>
        <w:t>nterend onderzoek in het veld, maar dat staat er nu niet zichtbaar in (geen bron/verwijzing naar de notulen, de doelgroepen en contactmomenten uit dat gesprek zijn eruit). Ook de citaten ("slecht en bagger", "waardeloos") en de Infra-instroom hebben een bron nodig;</w:t>
      </w:r>
    </w:p>
    <w:p w14:paraId="5E413B5E" w14:textId="77777777" w:rsidR="004A259C" w:rsidRDefault="004A259C" w:rsidP="004A259C">
      <w:pPr>
        <w:pStyle w:val="CommentText"/>
        <w:rPr>
          <w:rFonts w:hint="eastAsia"/>
        </w:rPr>
      </w:pPr>
      <w:r>
        <w:rPr>
          <w:rFonts w:hint="eastAsia"/>
        </w:rPr>
        <w:br/>
      </w:r>
      <w:r>
        <w:rPr>
          <w:rFonts w:hint="eastAsia"/>
        </w:rPr>
        <w:br/>
        <w:t>de rubriks van de voldoende vs onvoldoende:</w:t>
      </w:r>
    </w:p>
    <w:p w14:paraId="078F7120" w14:textId="77777777" w:rsidR="004A259C" w:rsidRDefault="004A259C" w:rsidP="004A259C">
      <w:pPr>
        <w:pStyle w:val="CommentText"/>
        <w:rPr>
          <w:rFonts w:hint="eastAsia"/>
        </w:rPr>
      </w:pPr>
      <w:r>
        <w:t>"Als je een opdracht krijgt, formuleer je een innovatievraagstuk op basis van ori</w:t>
      </w:r>
      <w:r>
        <w:rPr>
          <w:rFonts w:hint="cs"/>
        </w:rPr>
        <w:t>ë</w:t>
      </w:r>
      <w:r>
        <w:t>nterend onderzoek in bestaand werk en/of het veld." (Rubrix onderzoeksplan, criterium vragen, voldoende)</w:t>
      </w:r>
    </w:p>
    <w:p w14:paraId="24F3824A" w14:textId="77777777" w:rsidR="004A259C" w:rsidRDefault="004A259C" w:rsidP="004A259C">
      <w:pPr>
        <w:pStyle w:val="CommentText"/>
        <w:rPr>
          <w:rFonts w:hint="eastAsia"/>
        </w:rPr>
      </w:pPr>
    </w:p>
    <w:p w14:paraId="47288554" w14:textId="77777777" w:rsidR="004A259C" w:rsidRDefault="004A259C" w:rsidP="004A259C">
      <w:pPr>
        <w:pStyle w:val="CommentText"/>
        <w:rPr>
          <w:rFonts w:hint="eastAsia"/>
        </w:rPr>
      </w:pPr>
      <w:r>
        <w:rPr>
          <w:rFonts w:hint="eastAsia"/>
        </w:rPr>
        <w:t>"Je formuleert een innovatievraagstuk, maar je baseert je daarbij niet zichtbaar op bestaand werk en/of het veld of je vaart op je eigen kennis en ervaring." (onvoldoende)</w:t>
      </w:r>
    </w:p>
  </w:comment>
  <w:comment w:id="9" w:author="Bart Ressing (student)" w:date="2026-09-30T09:52:00Z" w:initials="BR">
    <w:p w14:paraId="61FA33F4" w14:textId="77777777" w:rsidR="00E622B3" w:rsidRDefault="00E622B3" w:rsidP="00E622B3">
      <w:pPr>
        <w:pStyle w:val="CommentText"/>
        <w:rPr>
          <w:rFonts w:hint="eastAsia"/>
        </w:rPr>
      </w:pPr>
      <w:r>
        <w:rPr>
          <w:rStyle w:val="CommentReference"/>
        </w:rPr>
        <w:annotationRef/>
      </w:r>
      <w:r>
        <w:t>Weet niet of ik dit er nog in moet laten staan, geef even een extra mening of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288554" w15:done="0"/>
  <w15:commentEx w15:paraId="61FA33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72C279" w16cex:dateUtc="2026-09-30T10:32:00Z"/>
  <w16cex:commentExtensible w16cex:durableId="27B8FB82" w16cex:dateUtc="2026-09-30T0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288554" w16cid:durableId="0372C279"/>
  <w16cid:commentId w16cid:paraId="61FA33F4" w16cid:durableId="27B8FB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80781" w14:textId="77777777" w:rsidR="00637EE5" w:rsidRDefault="00637EE5" w:rsidP="002458FC">
      <w:pPr>
        <w:spacing w:after="0" w:line="240" w:lineRule="auto"/>
        <w:rPr>
          <w:rFonts w:hint="eastAsia"/>
        </w:rPr>
      </w:pPr>
      <w:r>
        <w:separator/>
      </w:r>
    </w:p>
  </w:endnote>
  <w:endnote w:type="continuationSeparator" w:id="0">
    <w:p w14:paraId="5FC8D8B0" w14:textId="77777777" w:rsidR="00637EE5" w:rsidRDefault="00637EE5" w:rsidP="002458F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A2DDE" w14:textId="77777777" w:rsidR="00637EE5" w:rsidRDefault="00637EE5" w:rsidP="002458FC">
      <w:pPr>
        <w:spacing w:after="0" w:line="240" w:lineRule="auto"/>
        <w:rPr>
          <w:rFonts w:hint="eastAsia"/>
        </w:rPr>
      </w:pPr>
      <w:r>
        <w:separator/>
      </w:r>
    </w:p>
  </w:footnote>
  <w:footnote w:type="continuationSeparator" w:id="0">
    <w:p w14:paraId="4B2C8803" w14:textId="77777777" w:rsidR="00637EE5" w:rsidRDefault="00637EE5" w:rsidP="002458FC">
      <w:pPr>
        <w:spacing w:after="0" w:line="240" w:lineRule="auto"/>
        <w:rPr>
          <w:rFonts w:hint="eastAsia"/>
        </w:rPr>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568O7lnp/FAoY" int2:id="J7YaIrcq">
      <int2:state int2:value="Rejected" int2:type="spell"/>
    </int2:textHash>
    <int2:textHash int2:hashCode="85jd+D2PKVedzY" int2:id="pXuP1ge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9E41"/>
    <w:multiLevelType w:val="hybridMultilevel"/>
    <w:tmpl w:val="D2EC59B6"/>
    <w:lvl w:ilvl="0" w:tplc="0F08EC8A">
      <w:start w:val="1"/>
      <w:numFmt w:val="bullet"/>
      <w:lvlText w:val="-"/>
      <w:lvlJc w:val="left"/>
      <w:pPr>
        <w:ind w:left="720" w:hanging="360"/>
      </w:pPr>
      <w:rPr>
        <w:rFonts w:ascii="Aptos" w:hAnsi="Aptos" w:hint="default"/>
      </w:rPr>
    </w:lvl>
    <w:lvl w:ilvl="1" w:tplc="200A881C">
      <w:start w:val="1"/>
      <w:numFmt w:val="bullet"/>
      <w:lvlText w:val="o"/>
      <w:lvlJc w:val="left"/>
      <w:pPr>
        <w:ind w:left="1440" w:hanging="360"/>
      </w:pPr>
      <w:rPr>
        <w:rFonts w:ascii="Courier New" w:hAnsi="Courier New" w:hint="default"/>
      </w:rPr>
    </w:lvl>
    <w:lvl w:ilvl="2" w:tplc="2A38327E">
      <w:start w:val="1"/>
      <w:numFmt w:val="bullet"/>
      <w:lvlText w:val=""/>
      <w:lvlJc w:val="left"/>
      <w:pPr>
        <w:ind w:left="2160" w:hanging="360"/>
      </w:pPr>
      <w:rPr>
        <w:rFonts w:ascii="Wingdings" w:hAnsi="Wingdings" w:hint="default"/>
      </w:rPr>
    </w:lvl>
    <w:lvl w:ilvl="3" w:tplc="7520C3BC">
      <w:start w:val="1"/>
      <w:numFmt w:val="bullet"/>
      <w:lvlText w:val=""/>
      <w:lvlJc w:val="left"/>
      <w:pPr>
        <w:ind w:left="2880" w:hanging="360"/>
      </w:pPr>
      <w:rPr>
        <w:rFonts w:ascii="Symbol" w:hAnsi="Symbol" w:hint="default"/>
      </w:rPr>
    </w:lvl>
    <w:lvl w:ilvl="4" w:tplc="BF5A566C">
      <w:start w:val="1"/>
      <w:numFmt w:val="bullet"/>
      <w:lvlText w:val="o"/>
      <w:lvlJc w:val="left"/>
      <w:pPr>
        <w:ind w:left="3600" w:hanging="360"/>
      </w:pPr>
      <w:rPr>
        <w:rFonts w:ascii="Courier New" w:hAnsi="Courier New" w:hint="default"/>
      </w:rPr>
    </w:lvl>
    <w:lvl w:ilvl="5" w:tplc="F920D698">
      <w:start w:val="1"/>
      <w:numFmt w:val="bullet"/>
      <w:lvlText w:val=""/>
      <w:lvlJc w:val="left"/>
      <w:pPr>
        <w:ind w:left="4320" w:hanging="360"/>
      </w:pPr>
      <w:rPr>
        <w:rFonts w:ascii="Wingdings" w:hAnsi="Wingdings" w:hint="default"/>
      </w:rPr>
    </w:lvl>
    <w:lvl w:ilvl="6" w:tplc="026AD862">
      <w:start w:val="1"/>
      <w:numFmt w:val="bullet"/>
      <w:lvlText w:val=""/>
      <w:lvlJc w:val="left"/>
      <w:pPr>
        <w:ind w:left="5040" w:hanging="360"/>
      </w:pPr>
      <w:rPr>
        <w:rFonts w:ascii="Symbol" w:hAnsi="Symbol" w:hint="default"/>
      </w:rPr>
    </w:lvl>
    <w:lvl w:ilvl="7" w:tplc="B7E8B486">
      <w:start w:val="1"/>
      <w:numFmt w:val="bullet"/>
      <w:lvlText w:val="o"/>
      <w:lvlJc w:val="left"/>
      <w:pPr>
        <w:ind w:left="5760" w:hanging="360"/>
      </w:pPr>
      <w:rPr>
        <w:rFonts w:ascii="Courier New" w:hAnsi="Courier New" w:hint="default"/>
      </w:rPr>
    </w:lvl>
    <w:lvl w:ilvl="8" w:tplc="1042F790">
      <w:start w:val="1"/>
      <w:numFmt w:val="bullet"/>
      <w:lvlText w:val=""/>
      <w:lvlJc w:val="left"/>
      <w:pPr>
        <w:ind w:left="6480" w:hanging="360"/>
      </w:pPr>
      <w:rPr>
        <w:rFonts w:ascii="Wingdings" w:hAnsi="Wingdings" w:hint="default"/>
      </w:rPr>
    </w:lvl>
  </w:abstractNum>
  <w:abstractNum w:abstractNumId="1" w15:restartNumberingAfterBreak="0">
    <w:nsid w:val="156A312E"/>
    <w:multiLevelType w:val="hybridMultilevel"/>
    <w:tmpl w:val="F0AA5426"/>
    <w:lvl w:ilvl="0" w:tplc="93BAC1E4">
      <w:start w:val="1"/>
      <w:numFmt w:val="bullet"/>
      <w:lvlText w:val="-"/>
      <w:lvlJc w:val="left"/>
      <w:pPr>
        <w:ind w:left="720" w:hanging="360"/>
      </w:pPr>
      <w:rPr>
        <w:rFonts w:ascii="Aptos" w:hAnsi="Aptos" w:hint="default"/>
      </w:rPr>
    </w:lvl>
    <w:lvl w:ilvl="1" w:tplc="D6BA40BE">
      <w:start w:val="1"/>
      <w:numFmt w:val="bullet"/>
      <w:lvlText w:val="o"/>
      <w:lvlJc w:val="left"/>
      <w:pPr>
        <w:ind w:left="1440" w:hanging="360"/>
      </w:pPr>
      <w:rPr>
        <w:rFonts w:ascii="Courier New" w:hAnsi="Courier New" w:hint="default"/>
      </w:rPr>
    </w:lvl>
    <w:lvl w:ilvl="2" w:tplc="2864E6D8">
      <w:start w:val="1"/>
      <w:numFmt w:val="bullet"/>
      <w:lvlText w:val=""/>
      <w:lvlJc w:val="left"/>
      <w:pPr>
        <w:ind w:left="2160" w:hanging="360"/>
      </w:pPr>
      <w:rPr>
        <w:rFonts w:ascii="Wingdings" w:hAnsi="Wingdings" w:hint="default"/>
      </w:rPr>
    </w:lvl>
    <w:lvl w:ilvl="3" w:tplc="7480DDDC">
      <w:start w:val="1"/>
      <w:numFmt w:val="bullet"/>
      <w:lvlText w:val=""/>
      <w:lvlJc w:val="left"/>
      <w:pPr>
        <w:ind w:left="2880" w:hanging="360"/>
      </w:pPr>
      <w:rPr>
        <w:rFonts w:ascii="Symbol" w:hAnsi="Symbol" w:hint="default"/>
      </w:rPr>
    </w:lvl>
    <w:lvl w:ilvl="4" w:tplc="BE8A5AC8">
      <w:start w:val="1"/>
      <w:numFmt w:val="bullet"/>
      <w:lvlText w:val="o"/>
      <w:lvlJc w:val="left"/>
      <w:pPr>
        <w:ind w:left="3600" w:hanging="360"/>
      </w:pPr>
      <w:rPr>
        <w:rFonts w:ascii="Courier New" w:hAnsi="Courier New" w:hint="default"/>
      </w:rPr>
    </w:lvl>
    <w:lvl w:ilvl="5" w:tplc="3C6C737C">
      <w:start w:val="1"/>
      <w:numFmt w:val="bullet"/>
      <w:lvlText w:val=""/>
      <w:lvlJc w:val="left"/>
      <w:pPr>
        <w:ind w:left="4320" w:hanging="360"/>
      </w:pPr>
      <w:rPr>
        <w:rFonts w:ascii="Wingdings" w:hAnsi="Wingdings" w:hint="default"/>
      </w:rPr>
    </w:lvl>
    <w:lvl w:ilvl="6" w:tplc="C3C27F0C">
      <w:start w:val="1"/>
      <w:numFmt w:val="bullet"/>
      <w:lvlText w:val=""/>
      <w:lvlJc w:val="left"/>
      <w:pPr>
        <w:ind w:left="5040" w:hanging="360"/>
      </w:pPr>
      <w:rPr>
        <w:rFonts w:ascii="Symbol" w:hAnsi="Symbol" w:hint="default"/>
      </w:rPr>
    </w:lvl>
    <w:lvl w:ilvl="7" w:tplc="608680CE">
      <w:start w:val="1"/>
      <w:numFmt w:val="bullet"/>
      <w:lvlText w:val="o"/>
      <w:lvlJc w:val="left"/>
      <w:pPr>
        <w:ind w:left="5760" w:hanging="360"/>
      </w:pPr>
      <w:rPr>
        <w:rFonts w:ascii="Courier New" w:hAnsi="Courier New" w:hint="default"/>
      </w:rPr>
    </w:lvl>
    <w:lvl w:ilvl="8" w:tplc="F6FA8F18">
      <w:start w:val="1"/>
      <w:numFmt w:val="bullet"/>
      <w:lvlText w:val=""/>
      <w:lvlJc w:val="left"/>
      <w:pPr>
        <w:ind w:left="6480" w:hanging="360"/>
      </w:pPr>
      <w:rPr>
        <w:rFonts w:ascii="Wingdings" w:hAnsi="Wingdings" w:hint="default"/>
      </w:rPr>
    </w:lvl>
  </w:abstractNum>
  <w:abstractNum w:abstractNumId="2" w15:restartNumberingAfterBreak="0">
    <w:nsid w:val="18DA5627"/>
    <w:multiLevelType w:val="hybridMultilevel"/>
    <w:tmpl w:val="A75633C4"/>
    <w:lvl w:ilvl="0" w:tplc="5AACF6AA">
      <w:start w:val="1"/>
      <w:numFmt w:val="bullet"/>
      <w:lvlText w:val="-"/>
      <w:lvlJc w:val="left"/>
      <w:pPr>
        <w:ind w:left="720" w:hanging="360"/>
      </w:pPr>
      <w:rPr>
        <w:rFonts w:ascii="Aptos" w:hAnsi="Aptos" w:hint="default"/>
      </w:rPr>
    </w:lvl>
    <w:lvl w:ilvl="1" w:tplc="77044AF4">
      <w:start w:val="1"/>
      <w:numFmt w:val="bullet"/>
      <w:lvlText w:val="o"/>
      <w:lvlJc w:val="left"/>
      <w:pPr>
        <w:ind w:left="1440" w:hanging="360"/>
      </w:pPr>
      <w:rPr>
        <w:rFonts w:ascii="Courier New" w:hAnsi="Courier New" w:hint="default"/>
      </w:rPr>
    </w:lvl>
    <w:lvl w:ilvl="2" w:tplc="F6CA5E06">
      <w:start w:val="1"/>
      <w:numFmt w:val="bullet"/>
      <w:lvlText w:val=""/>
      <w:lvlJc w:val="left"/>
      <w:pPr>
        <w:ind w:left="2160" w:hanging="360"/>
      </w:pPr>
      <w:rPr>
        <w:rFonts w:ascii="Wingdings" w:hAnsi="Wingdings" w:hint="default"/>
      </w:rPr>
    </w:lvl>
    <w:lvl w:ilvl="3" w:tplc="80A818CA">
      <w:start w:val="1"/>
      <w:numFmt w:val="bullet"/>
      <w:lvlText w:val=""/>
      <w:lvlJc w:val="left"/>
      <w:pPr>
        <w:ind w:left="2880" w:hanging="360"/>
      </w:pPr>
      <w:rPr>
        <w:rFonts w:ascii="Symbol" w:hAnsi="Symbol" w:hint="default"/>
      </w:rPr>
    </w:lvl>
    <w:lvl w:ilvl="4" w:tplc="5E623C92">
      <w:start w:val="1"/>
      <w:numFmt w:val="bullet"/>
      <w:lvlText w:val="o"/>
      <w:lvlJc w:val="left"/>
      <w:pPr>
        <w:ind w:left="3600" w:hanging="360"/>
      </w:pPr>
      <w:rPr>
        <w:rFonts w:ascii="Courier New" w:hAnsi="Courier New" w:hint="default"/>
      </w:rPr>
    </w:lvl>
    <w:lvl w:ilvl="5" w:tplc="FBEE9BE8">
      <w:start w:val="1"/>
      <w:numFmt w:val="bullet"/>
      <w:lvlText w:val=""/>
      <w:lvlJc w:val="left"/>
      <w:pPr>
        <w:ind w:left="4320" w:hanging="360"/>
      </w:pPr>
      <w:rPr>
        <w:rFonts w:ascii="Wingdings" w:hAnsi="Wingdings" w:hint="default"/>
      </w:rPr>
    </w:lvl>
    <w:lvl w:ilvl="6" w:tplc="8C52A4FA">
      <w:start w:val="1"/>
      <w:numFmt w:val="bullet"/>
      <w:lvlText w:val=""/>
      <w:lvlJc w:val="left"/>
      <w:pPr>
        <w:ind w:left="5040" w:hanging="360"/>
      </w:pPr>
      <w:rPr>
        <w:rFonts w:ascii="Symbol" w:hAnsi="Symbol" w:hint="default"/>
      </w:rPr>
    </w:lvl>
    <w:lvl w:ilvl="7" w:tplc="987089DC">
      <w:start w:val="1"/>
      <w:numFmt w:val="bullet"/>
      <w:lvlText w:val="o"/>
      <w:lvlJc w:val="left"/>
      <w:pPr>
        <w:ind w:left="5760" w:hanging="360"/>
      </w:pPr>
      <w:rPr>
        <w:rFonts w:ascii="Courier New" w:hAnsi="Courier New" w:hint="default"/>
      </w:rPr>
    </w:lvl>
    <w:lvl w:ilvl="8" w:tplc="5E02D4C8">
      <w:start w:val="1"/>
      <w:numFmt w:val="bullet"/>
      <w:lvlText w:val=""/>
      <w:lvlJc w:val="left"/>
      <w:pPr>
        <w:ind w:left="6480" w:hanging="360"/>
      </w:pPr>
      <w:rPr>
        <w:rFonts w:ascii="Wingdings" w:hAnsi="Wingdings" w:hint="default"/>
      </w:rPr>
    </w:lvl>
  </w:abstractNum>
  <w:abstractNum w:abstractNumId="3" w15:restartNumberingAfterBreak="0">
    <w:nsid w:val="1A133331"/>
    <w:multiLevelType w:val="hybridMultilevel"/>
    <w:tmpl w:val="CC3A7A92"/>
    <w:lvl w:ilvl="0" w:tplc="ACF6085A">
      <w:start w:val="1"/>
      <w:numFmt w:val="bullet"/>
      <w:lvlText w:val=""/>
      <w:lvlJc w:val="left"/>
      <w:pPr>
        <w:ind w:left="720" w:hanging="360"/>
      </w:pPr>
      <w:rPr>
        <w:rFonts w:ascii="Symbol" w:hAnsi="Symbol" w:hint="default"/>
      </w:rPr>
    </w:lvl>
    <w:lvl w:ilvl="1" w:tplc="C35056F2">
      <w:start w:val="1"/>
      <w:numFmt w:val="bullet"/>
      <w:lvlText w:val="o"/>
      <w:lvlJc w:val="left"/>
      <w:pPr>
        <w:ind w:left="1440" w:hanging="360"/>
      </w:pPr>
      <w:rPr>
        <w:rFonts w:ascii="Courier New" w:hAnsi="Courier New" w:hint="default"/>
      </w:rPr>
    </w:lvl>
    <w:lvl w:ilvl="2" w:tplc="E7DEF216">
      <w:start w:val="1"/>
      <w:numFmt w:val="bullet"/>
      <w:lvlText w:val=""/>
      <w:lvlJc w:val="left"/>
      <w:pPr>
        <w:ind w:left="2160" w:hanging="360"/>
      </w:pPr>
      <w:rPr>
        <w:rFonts w:ascii="Wingdings" w:hAnsi="Wingdings" w:hint="default"/>
      </w:rPr>
    </w:lvl>
    <w:lvl w:ilvl="3" w:tplc="CACCA16E">
      <w:start w:val="1"/>
      <w:numFmt w:val="bullet"/>
      <w:lvlText w:val=""/>
      <w:lvlJc w:val="left"/>
      <w:pPr>
        <w:ind w:left="2880" w:hanging="360"/>
      </w:pPr>
      <w:rPr>
        <w:rFonts w:ascii="Symbol" w:hAnsi="Symbol" w:hint="default"/>
      </w:rPr>
    </w:lvl>
    <w:lvl w:ilvl="4" w:tplc="9BB03046">
      <w:start w:val="1"/>
      <w:numFmt w:val="bullet"/>
      <w:lvlText w:val="o"/>
      <w:lvlJc w:val="left"/>
      <w:pPr>
        <w:ind w:left="3600" w:hanging="360"/>
      </w:pPr>
      <w:rPr>
        <w:rFonts w:ascii="Courier New" w:hAnsi="Courier New" w:hint="default"/>
      </w:rPr>
    </w:lvl>
    <w:lvl w:ilvl="5" w:tplc="61661352">
      <w:start w:val="1"/>
      <w:numFmt w:val="bullet"/>
      <w:lvlText w:val=""/>
      <w:lvlJc w:val="left"/>
      <w:pPr>
        <w:ind w:left="4320" w:hanging="360"/>
      </w:pPr>
      <w:rPr>
        <w:rFonts w:ascii="Wingdings" w:hAnsi="Wingdings" w:hint="default"/>
      </w:rPr>
    </w:lvl>
    <w:lvl w:ilvl="6" w:tplc="8348E760">
      <w:start w:val="1"/>
      <w:numFmt w:val="bullet"/>
      <w:lvlText w:val=""/>
      <w:lvlJc w:val="left"/>
      <w:pPr>
        <w:ind w:left="5040" w:hanging="360"/>
      </w:pPr>
      <w:rPr>
        <w:rFonts w:ascii="Symbol" w:hAnsi="Symbol" w:hint="default"/>
      </w:rPr>
    </w:lvl>
    <w:lvl w:ilvl="7" w:tplc="DD9E8D7E">
      <w:start w:val="1"/>
      <w:numFmt w:val="bullet"/>
      <w:lvlText w:val="o"/>
      <w:lvlJc w:val="left"/>
      <w:pPr>
        <w:ind w:left="5760" w:hanging="360"/>
      </w:pPr>
      <w:rPr>
        <w:rFonts w:ascii="Courier New" w:hAnsi="Courier New" w:hint="default"/>
      </w:rPr>
    </w:lvl>
    <w:lvl w:ilvl="8" w:tplc="89502716">
      <w:start w:val="1"/>
      <w:numFmt w:val="bullet"/>
      <w:lvlText w:val=""/>
      <w:lvlJc w:val="left"/>
      <w:pPr>
        <w:ind w:left="6480" w:hanging="360"/>
      </w:pPr>
      <w:rPr>
        <w:rFonts w:ascii="Wingdings" w:hAnsi="Wingdings" w:hint="default"/>
      </w:rPr>
    </w:lvl>
  </w:abstractNum>
  <w:abstractNum w:abstractNumId="4" w15:restartNumberingAfterBreak="0">
    <w:nsid w:val="1EC6C21D"/>
    <w:multiLevelType w:val="hybridMultilevel"/>
    <w:tmpl w:val="8B36FCEC"/>
    <w:lvl w:ilvl="0" w:tplc="864464C8">
      <w:start w:val="1"/>
      <w:numFmt w:val="bullet"/>
      <w:lvlText w:val=""/>
      <w:lvlJc w:val="left"/>
      <w:pPr>
        <w:ind w:left="720" w:hanging="360"/>
      </w:pPr>
      <w:rPr>
        <w:rFonts w:ascii="Symbol" w:hAnsi="Symbol" w:hint="default"/>
      </w:rPr>
    </w:lvl>
    <w:lvl w:ilvl="1" w:tplc="AC22373C">
      <w:start w:val="1"/>
      <w:numFmt w:val="bullet"/>
      <w:lvlText w:val="o"/>
      <w:lvlJc w:val="left"/>
      <w:pPr>
        <w:ind w:left="1440" w:hanging="360"/>
      </w:pPr>
      <w:rPr>
        <w:rFonts w:ascii="Courier New" w:hAnsi="Courier New" w:hint="default"/>
      </w:rPr>
    </w:lvl>
    <w:lvl w:ilvl="2" w:tplc="62421008">
      <w:start w:val="1"/>
      <w:numFmt w:val="bullet"/>
      <w:lvlText w:val=""/>
      <w:lvlJc w:val="left"/>
      <w:pPr>
        <w:ind w:left="2160" w:hanging="360"/>
      </w:pPr>
      <w:rPr>
        <w:rFonts w:ascii="Wingdings" w:hAnsi="Wingdings" w:hint="default"/>
      </w:rPr>
    </w:lvl>
    <w:lvl w:ilvl="3" w:tplc="83E2084E">
      <w:start w:val="1"/>
      <w:numFmt w:val="bullet"/>
      <w:lvlText w:val=""/>
      <w:lvlJc w:val="left"/>
      <w:pPr>
        <w:ind w:left="2880" w:hanging="360"/>
      </w:pPr>
      <w:rPr>
        <w:rFonts w:ascii="Symbol" w:hAnsi="Symbol" w:hint="default"/>
      </w:rPr>
    </w:lvl>
    <w:lvl w:ilvl="4" w:tplc="F14A31A4">
      <w:start w:val="1"/>
      <w:numFmt w:val="bullet"/>
      <w:lvlText w:val="o"/>
      <w:lvlJc w:val="left"/>
      <w:pPr>
        <w:ind w:left="3600" w:hanging="360"/>
      </w:pPr>
      <w:rPr>
        <w:rFonts w:ascii="Courier New" w:hAnsi="Courier New" w:hint="default"/>
      </w:rPr>
    </w:lvl>
    <w:lvl w:ilvl="5" w:tplc="C4C44892">
      <w:start w:val="1"/>
      <w:numFmt w:val="bullet"/>
      <w:lvlText w:val=""/>
      <w:lvlJc w:val="left"/>
      <w:pPr>
        <w:ind w:left="4320" w:hanging="360"/>
      </w:pPr>
      <w:rPr>
        <w:rFonts w:ascii="Wingdings" w:hAnsi="Wingdings" w:hint="default"/>
      </w:rPr>
    </w:lvl>
    <w:lvl w:ilvl="6" w:tplc="5A443890">
      <w:start w:val="1"/>
      <w:numFmt w:val="bullet"/>
      <w:lvlText w:val=""/>
      <w:lvlJc w:val="left"/>
      <w:pPr>
        <w:ind w:left="5040" w:hanging="360"/>
      </w:pPr>
      <w:rPr>
        <w:rFonts w:ascii="Symbol" w:hAnsi="Symbol" w:hint="default"/>
      </w:rPr>
    </w:lvl>
    <w:lvl w:ilvl="7" w:tplc="3508DBB8">
      <w:start w:val="1"/>
      <w:numFmt w:val="bullet"/>
      <w:lvlText w:val="o"/>
      <w:lvlJc w:val="left"/>
      <w:pPr>
        <w:ind w:left="5760" w:hanging="360"/>
      </w:pPr>
      <w:rPr>
        <w:rFonts w:ascii="Courier New" w:hAnsi="Courier New" w:hint="default"/>
      </w:rPr>
    </w:lvl>
    <w:lvl w:ilvl="8" w:tplc="B3D221C6">
      <w:start w:val="1"/>
      <w:numFmt w:val="bullet"/>
      <w:lvlText w:val=""/>
      <w:lvlJc w:val="left"/>
      <w:pPr>
        <w:ind w:left="6480" w:hanging="360"/>
      </w:pPr>
      <w:rPr>
        <w:rFonts w:ascii="Wingdings" w:hAnsi="Wingdings" w:hint="default"/>
      </w:rPr>
    </w:lvl>
  </w:abstractNum>
  <w:abstractNum w:abstractNumId="5" w15:restartNumberingAfterBreak="0">
    <w:nsid w:val="1FA8283E"/>
    <w:multiLevelType w:val="hybridMultilevel"/>
    <w:tmpl w:val="593A76BE"/>
    <w:lvl w:ilvl="0" w:tplc="DD1AD9AC">
      <w:start w:val="1"/>
      <w:numFmt w:val="bullet"/>
      <w:lvlText w:val=""/>
      <w:lvlJc w:val="left"/>
      <w:pPr>
        <w:ind w:left="720" w:hanging="360"/>
      </w:pPr>
      <w:rPr>
        <w:rFonts w:ascii="Symbol" w:hAnsi="Symbol" w:hint="default"/>
      </w:rPr>
    </w:lvl>
    <w:lvl w:ilvl="1" w:tplc="2520B4DC">
      <w:start w:val="1"/>
      <w:numFmt w:val="bullet"/>
      <w:lvlText w:val="o"/>
      <w:lvlJc w:val="left"/>
      <w:pPr>
        <w:ind w:left="1440" w:hanging="360"/>
      </w:pPr>
      <w:rPr>
        <w:rFonts w:ascii="Courier New" w:hAnsi="Courier New" w:hint="default"/>
      </w:rPr>
    </w:lvl>
    <w:lvl w:ilvl="2" w:tplc="CFF8D9B0">
      <w:start w:val="1"/>
      <w:numFmt w:val="bullet"/>
      <w:lvlText w:val=""/>
      <w:lvlJc w:val="left"/>
      <w:pPr>
        <w:ind w:left="2160" w:hanging="360"/>
      </w:pPr>
      <w:rPr>
        <w:rFonts w:ascii="Wingdings" w:hAnsi="Wingdings" w:hint="default"/>
      </w:rPr>
    </w:lvl>
    <w:lvl w:ilvl="3" w:tplc="DCF8B724">
      <w:start w:val="1"/>
      <w:numFmt w:val="bullet"/>
      <w:lvlText w:val=""/>
      <w:lvlJc w:val="left"/>
      <w:pPr>
        <w:ind w:left="2880" w:hanging="360"/>
      </w:pPr>
      <w:rPr>
        <w:rFonts w:ascii="Symbol" w:hAnsi="Symbol" w:hint="default"/>
      </w:rPr>
    </w:lvl>
    <w:lvl w:ilvl="4" w:tplc="94366842">
      <w:start w:val="1"/>
      <w:numFmt w:val="bullet"/>
      <w:lvlText w:val="o"/>
      <w:lvlJc w:val="left"/>
      <w:pPr>
        <w:ind w:left="3600" w:hanging="360"/>
      </w:pPr>
      <w:rPr>
        <w:rFonts w:ascii="Courier New" w:hAnsi="Courier New" w:hint="default"/>
      </w:rPr>
    </w:lvl>
    <w:lvl w:ilvl="5" w:tplc="27DC97C4">
      <w:start w:val="1"/>
      <w:numFmt w:val="bullet"/>
      <w:lvlText w:val=""/>
      <w:lvlJc w:val="left"/>
      <w:pPr>
        <w:ind w:left="4320" w:hanging="360"/>
      </w:pPr>
      <w:rPr>
        <w:rFonts w:ascii="Wingdings" w:hAnsi="Wingdings" w:hint="default"/>
      </w:rPr>
    </w:lvl>
    <w:lvl w:ilvl="6" w:tplc="D8BAE774">
      <w:start w:val="1"/>
      <w:numFmt w:val="bullet"/>
      <w:lvlText w:val=""/>
      <w:lvlJc w:val="left"/>
      <w:pPr>
        <w:ind w:left="5040" w:hanging="360"/>
      </w:pPr>
      <w:rPr>
        <w:rFonts w:ascii="Symbol" w:hAnsi="Symbol" w:hint="default"/>
      </w:rPr>
    </w:lvl>
    <w:lvl w:ilvl="7" w:tplc="F1B078A0">
      <w:start w:val="1"/>
      <w:numFmt w:val="bullet"/>
      <w:lvlText w:val="o"/>
      <w:lvlJc w:val="left"/>
      <w:pPr>
        <w:ind w:left="5760" w:hanging="360"/>
      </w:pPr>
      <w:rPr>
        <w:rFonts w:ascii="Courier New" w:hAnsi="Courier New" w:hint="default"/>
      </w:rPr>
    </w:lvl>
    <w:lvl w:ilvl="8" w:tplc="2B583376">
      <w:start w:val="1"/>
      <w:numFmt w:val="bullet"/>
      <w:lvlText w:val=""/>
      <w:lvlJc w:val="left"/>
      <w:pPr>
        <w:ind w:left="6480" w:hanging="360"/>
      </w:pPr>
      <w:rPr>
        <w:rFonts w:ascii="Wingdings" w:hAnsi="Wingdings" w:hint="default"/>
      </w:rPr>
    </w:lvl>
  </w:abstractNum>
  <w:abstractNum w:abstractNumId="6" w15:restartNumberingAfterBreak="0">
    <w:nsid w:val="277D1206"/>
    <w:multiLevelType w:val="hybridMultilevel"/>
    <w:tmpl w:val="6360C2C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85825F4"/>
    <w:multiLevelType w:val="hybridMultilevel"/>
    <w:tmpl w:val="34F2AE7E"/>
    <w:lvl w:ilvl="0" w:tplc="C714CFA6">
      <w:start w:val="1"/>
      <w:numFmt w:val="bullet"/>
      <w:lvlText w:val=""/>
      <w:lvlJc w:val="left"/>
      <w:pPr>
        <w:ind w:left="720" w:hanging="360"/>
      </w:pPr>
      <w:rPr>
        <w:rFonts w:ascii="Symbol" w:hAnsi="Symbol" w:hint="default"/>
      </w:rPr>
    </w:lvl>
    <w:lvl w:ilvl="1" w:tplc="BB8EBAE6">
      <w:start w:val="1"/>
      <w:numFmt w:val="bullet"/>
      <w:lvlText w:val="o"/>
      <w:lvlJc w:val="left"/>
      <w:pPr>
        <w:ind w:left="1440" w:hanging="360"/>
      </w:pPr>
      <w:rPr>
        <w:rFonts w:ascii="Courier New" w:hAnsi="Courier New" w:hint="default"/>
      </w:rPr>
    </w:lvl>
    <w:lvl w:ilvl="2" w:tplc="7FC66D14">
      <w:start w:val="1"/>
      <w:numFmt w:val="bullet"/>
      <w:lvlText w:val=""/>
      <w:lvlJc w:val="left"/>
      <w:pPr>
        <w:ind w:left="2160" w:hanging="360"/>
      </w:pPr>
      <w:rPr>
        <w:rFonts w:ascii="Wingdings" w:hAnsi="Wingdings" w:hint="default"/>
      </w:rPr>
    </w:lvl>
    <w:lvl w:ilvl="3" w:tplc="30767972">
      <w:start w:val="1"/>
      <w:numFmt w:val="bullet"/>
      <w:lvlText w:val=""/>
      <w:lvlJc w:val="left"/>
      <w:pPr>
        <w:ind w:left="2880" w:hanging="360"/>
      </w:pPr>
      <w:rPr>
        <w:rFonts w:ascii="Symbol" w:hAnsi="Symbol" w:hint="default"/>
      </w:rPr>
    </w:lvl>
    <w:lvl w:ilvl="4" w:tplc="9C3086E0">
      <w:start w:val="1"/>
      <w:numFmt w:val="bullet"/>
      <w:lvlText w:val="o"/>
      <w:lvlJc w:val="left"/>
      <w:pPr>
        <w:ind w:left="3600" w:hanging="360"/>
      </w:pPr>
      <w:rPr>
        <w:rFonts w:ascii="Courier New" w:hAnsi="Courier New" w:hint="default"/>
      </w:rPr>
    </w:lvl>
    <w:lvl w:ilvl="5" w:tplc="BD8666B6">
      <w:start w:val="1"/>
      <w:numFmt w:val="bullet"/>
      <w:lvlText w:val=""/>
      <w:lvlJc w:val="left"/>
      <w:pPr>
        <w:ind w:left="4320" w:hanging="360"/>
      </w:pPr>
      <w:rPr>
        <w:rFonts w:ascii="Wingdings" w:hAnsi="Wingdings" w:hint="default"/>
      </w:rPr>
    </w:lvl>
    <w:lvl w:ilvl="6" w:tplc="F5820EF0">
      <w:start w:val="1"/>
      <w:numFmt w:val="bullet"/>
      <w:lvlText w:val=""/>
      <w:lvlJc w:val="left"/>
      <w:pPr>
        <w:ind w:left="5040" w:hanging="360"/>
      </w:pPr>
      <w:rPr>
        <w:rFonts w:ascii="Symbol" w:hAnsi="Symbol" w:hint="default"/>
      </w:rPr>
    </w:lvl>
    <w:lvl w:ilvl="7" w:tplc="77E650AC">
      <w:start w:val="1"/>
      <w:numFmt w:val="bullet"/>
      <w:lvlText w:val="o"/>
      <w:lvlJc w:val="left"/>
      <w:pPr>
        <w:ind w:left="5760" w:hanging="360"/>
      </w:pPr>
      <w:rPr>
        <w:rFonts w:ascii="Courier New" w:hAnsi="Courier New" w:hint="default"/>
      </w:rPr>
    </w:lvl>
    <w:lvl w:ilvl="8" w:tplc="2CD8BF66">
      <w:start w:val="1"/>
      <w:numFmt w:val="bullet"/>
      <w:lvlText w:val=""/>
      <w:lvlJc w:val="left"/>
      <w:pPr>
        <w:ind w:left="6480" w:hanging="360"/>
      </w:pPr>
      <w:rPr>
        <w:rFonts w:ascii="Wingdings" w:hAnsi="Wingdings" w:hint="default"/>
      </w:rPr>
    </w:lvl>
  </w:abstractNum>
  <w:abstractNum w:abstractNumId="8" w15:restartNumberingAfterBreak="0">
    <w:nsid w:val="2FB4A838"/>
    <w:multiLevelType w:val="hybridMultilevel"/>
    <w:tmpl w:val="B0B21EC0"/>
    <w:lvl w:ilvl="0" w:tplc="FC7EF8E0">
      <w:start w:val="1"/>
      <w:numFmt w:val="bullet"/>
      <w:lvlText w:val=""/>
      <w:lvlJc w:val="left"/>
      <w:pPr>
        <w:ind w:left="720" w:hanging="360"/>
      </w:pPr>
      <w:rPr>
        <w:rFonts w:ascii="Symbol" w:hAnsi="Symbol" w:hint="default"/>
      </w:rPr>
    </w:lvl>
    <w:lvl w:ilvl="1" w:tplc="43B83EEC">
      <w:start w:val="1"/>
      <w:numFmt w:val="bullet"/>
      <w:lvlText w:val="o"/>
      <w:lvlJc w:val="left"/>
      <w:pPr>
        <w:ind w:left="1440" w:hanging="360"/>
      </w:pPr>
      <w:rPr>
        <w:rFonts w:ascii="Courier New" w:hAnsi="Courier New" w:hint="default"/>
      </w:rPr>
    </w:lvl>
    <w:lvl w:ilvl="2" w:tplc="4D447D4C">
      <w:start w:val="1"/>
      <w:numFmt w:val="bullet"/>
      <w:lvlText w:val=""/>
      <w:lvlJc w:val="left"/>
      <w:pPr>
        <w:ind w:left="2160" w:hanging="360"/>
      </w:pPr>
      <w:rPr>
        <w:rFonts w:ascii="Wingdings" w:hAnsi="Wingdings" w:hint="default"/>
      </w:rPr>
    </w:lvl>
    <w:lvl w:ilvl="3" w:tplc="43B4C170">
      <w:start w:val="1"/>
      <w:numFmt w:val="bullet"/>
      <w:lvlText w:val=""/>
      <w:lvlJc w:val="left"/>
      <w:pPr>
        <w:ind w:left="2880" w:hanging="360"/>
      </w:pPr>
      <w:rPr>
        <w:rFonts w:ascii="Symbol" w:hAnsi="Symbol" w:hint="default"/>
      </w:rPr>
    </w:lvl>
    <w:lvl w:ilvl="4" w:tplc="970C39EE">
      <w:start w:val="1"/>
      <w:numFmt w:val="bullet"/>
      <w:lvlText w:val="o"/>
      <w:lvlJc w:val="left"/>
      <w:pPr>
        <w:ind w:left="3600" w:hanging="360"/>
      </w:pPr>
      <w:rPr>
        <w:rFonts w:ascii="Courier New" w:hAnsi="Courier New" w:hint="default"/>
      </w:rPr>
    </w:lvl>
    <w:lvl w:ilvl="5" w:tplc="EC367F52">
      <w:start w:val="1"/>
      <w:numFmt w:val="bullet"/>
      <w:lvlText w:val=""/>
      <w:lvlJc w:val="left"/>
      <w:pPr>
        <w:ind w:left="4320" w:hanging="360"/>
      </w:pPr>
      <w:rPr>
        <w:rFonts w:ascii="Wingdings" w:hAnsi="Wingdings" w:hint="default"/>
      </w:rPr>
    </w:lvl>
    <w:lvl w:ilvl="6" w:tplc="08CA8332">
      <w:start w:val="1"/>
      <w:numFmt w:val="bullet"/>
      <w:lvlText w:val=""/>
      <w:lvlJc w:val="left"/>
      <w:pPr>
        <w:ind w:left="5040" w:hanging="360"/>
      </w:pPr>
      <w:rPr>
        <w:rFonts w:ascii="Symbol" w:hAnsi="Symbol" w:hint="default"/>
      </w:rPr>
    </w:lvl>
    <w:lvl w:ilvl="7" w:tplc="843A32BC">
      <w:start w:val="1"/>
      <w:numFmt w:val="bullet"/>
      <w:lvlText w:val="o"/>
      <w:lvlJc w:val="left"/>
      <w:pPr>
        <w:ind w:left="5760" w:hanging="360"/>
      </w:pPr>
      <w:rPr>
        <w:rFonts w:ascii="Courier New" w:hAnsi="Courier New" w:hint="default"/>
      </w:rPr>
    </w:lvl>
    <w:lvl w:ilvl="8" w:tplc="E57AFE50">
      <w:start w:val="1"/>
      <w:numFmt w:val="bullet"/>
      <w:lvlText w:val=""/>
      <w:lvlJc w:val="left"/>
      <w:pPr>
        <w:ind w:left="6480" w:hanging="360"/>
      </w:pPr>
      <w:rPr>
        <w:rFonts w:ascii="Wingdings" w:hAnsi="Wingdings" w:hint="default"/>
      </w:rPr>
    </w:lvl>
  </w:abstractNum>
  <w:abstractNum w:abstractNumId="9" w15:restartNumberingAfterBreak="0">
    <w:nsid w:val="347893D6"/>
    <w:multiLevelType w:val="hybridMultilevel"/>
    <w:tmpl w:val="A4A2436C"/>
    <w:lvl w:ilvl="0" w:tplc="E0ACB22C">
      <w:start w:val="1"/>
      <w:numFmt w:val="bullet"/>
      <w:lvlText w:val="-"/>
      <w:lvlJc w:val="left"/>
      <w:pPr>
        <w:ind w:left="720" w:hanging="360"/>
      </w:pPr>
      <w:rPr>
        <w:rFonts w:ascii="Aptos" w:hAnsi="Aptos" w:hint="default"/>
      </w:rPr>
    </w:lvl>
    <w:lvl w:ilvl="1" w:tplc="C1989B42">
      <w:start w:val="1"/>
      <w:numFmt w:val="bullet"/>
      <w:lvlText w:val="o"/>
      <w:lvlJc w:val="left"/>
      <w:pPr>
        <w:ind w:left="1440" w:hanging="360"/>
      </w:pPr>
      <w:rPr>
        <w:rFonts w:ascii="Courier New" w:hAnsi="Courier New" w:hint="default"/>
      </w:rPr>
    </w:lvl>
    <w:lvl w:ilvl="2" w:tplc="CE84510A">
      <w:start w:val="1"/>
      <w:numFmt w:val="bullet"/>
      <w:lvlText w:val=""/>
      <w:lvlJc w:val="left"/>
      <w:pPr>
        <w:ind w:left="2160" w:hanging="360"/>
      </w:pPr>
      <w:rPr>
        <w:rFonts w:ascii="Wingdings" w:hAnsi="Wingdings" w:hint="default"/>
      </w:rPr>
    </w:lvl>
    <w:lvl w:ilvl="3" w:tplc="5A969CC4">
      <w:start w:val="1"/>
      <w:numFmt w:val="bullet"/>
      <w:lvlText w:val=""/>
      <w:lvlJc w:val="left"/>
      <w:pPr>
        <w:ind w:left="2880" w:hanging="360"/>
      </w:pPr>
      <w:rPr>
        <w:rFonts w:ascii="Symbol" w:hAnsi="Symbol" w:hint="default"/>
      </w:rPr>
    </w:lvl>
    <w:lvl w:ilvl="4" w:tplc="9A9279CE">
      <w:start w:val="1"/>
      <w:numFmt w:val="bullet"/>
      <w:lvlText w:val="o"/>
      <w:lvlJc w:val="left"/>
      <w:pPr>
        <w:ind w:left="3600" w:hanging="360"/>
      </w:pPr>
      <w:rPr>
        <w:rFonts w:ascii="Courier New" w:hAnsi="Courier New" w:hint="default"/>
      </w:rPr>
    </w:lvl>
    <w:lvl w:ilvl="5" w:tplc="386CD93A">
      <w:start w:val="1"/>
      <w:numFmt w:val="bullet"/>
      <w:lvlText w:val=""/>
      <w:lvlJc w:val="left"/>
      <w:pPr>
        <w:ind w:left="4320" w:hanging="360"/>
      </w:pPr>
      <w:rPr>
        <w:rFonts w:ascii="Wingdings" w:hAnsi="Wingdings" w:hint="default"/>
      </w:rPr>
    </w:lvl>
    <w:lvl w:ilvl="6" w:tplc="4746BC50">
      <w:start w:val="1"/>
      <w:numFmt w:val="bullet"/>
      <w:lvlText w:val=""/>
      <w:lvlJc w:val="left"/>
      <w:pPr>
        <w:ind w:left="5040" w:hanging="360"/>
      </w:pPr>
      <w:rPr>
        <w:rFonts w:ascii="Symbol" w:hAnsi="Symbol" w:hint="default"/>
      </w:rPr>
    </w:lvl>
    <w:lvl w:ilvl="7" w:tplc="D598BE06">
      <w:start w:val="1"/>
      <w:numFmt w:val="bullet"/>
      <w:lvlText w:val="o"/>
      <w:lvlJc w:val="left"/>
      <w:pPr>
        <w:ind w:left="5760" w:hanging="360"/>
      </w:pPr>
      <w:rPr>
        <w:rFonts w:ascii="Courier New" w:hAnsi="Courier New" w:hint="default"/>
      </w:rPr>
    </w:lvl>
    <w:lvl w:ilvl="8" w:tplc="7A6852AA">
      <w:start w:val="1"/>
      <w:numFmt w:val="bullet"/>
      <w:lvlText w:val=""/>
      <w:lvlJc w:val="left"/>
      <w:pPr>
        <w:ind w:left="6480" w:hanging="360"/>
      </w:pPr>
      <w:rPr>
        <w:rFonts w:ascii="Wingdings" w:hAnsi="Wingdings" w:hint="default"/>
      </w:rPr>
    </w:lvl>
  </w:abstractNum>
  <w:abstractNum w:abstractNumId="10" w15:restartNumberingAfterBreak="0">
    <w:nsid w:val="37CC9458"/>
    <w:multiLevelType w:val="hybridMultilevel"/>
    <w:tmpl w:val="12BE6EE8"/>
    <w:lvl w:ilvl="0" w:tplc="31B42420">
      <w:start w:val="1"/>
      <w:numFmt w:val="bullet"/>
      <w:lvlText w:val=""/>
      <w:lvlJc w:val="left"/>
      <w:pPr>
        <w:ind w:left="720" w:hanging="360"/>
      </w:pPr>
      <w:rPr>
        <w:rFonts w:ascii="Symbol" w:hAnsi="Symbol" w:hint="default"/>
      </w:rPr>
    </w:lvl>
    <w:lvl w:ilvl="1" w:tplc="5CA47C20">
      <w:start w:val="1"/>
      <w:numFmt w:val="bullet"/>
      <w:lvlText w:val="o"/>
      <w:lvlJc w:val="left"/>
      <w:pPr>
        <w:ind w:left="1440" w:hanging="360"/>
      </w:pPr>
      <w:rPr>
        <w:rFonts w:ascii="Courier New" w:hAnsi="Courier New" w:hint="default"/>
      </w:rPr>
    </w:lvl>
    <w:lvl w:ilvl="2" w:tplc="67604AA8">
      <w:start w:val="1"/>
      <w:numFmt w:val="bullet"/>
      <w:lvlText w:val=""/>
      <w:lvlJc w:val="left"/>
      <w:pPr>
        <w:ind w:left="2160" w:hanging="360"/>
      </w:pPr>
      <w:rPr>
        <w:rFonts w:ascii="Wingdings" w:hAnsi="Wingdings" w:hint="default"/>
      </w:rPr>
    </w:lvl>
    <w:lvl w:ilvl="3" w:tplc="900CB046">
      <w:start w:val="1"/>
      <w:numFmt w:val="bullet"/>
      <w:lvlText w:val=""/>
      <w:lvlJc w:val="left"/>
      <w:pPr>
        <w:ind w:left="2880" w:hanging="360"/>
      </w:pPr>
      <w:rPr>
        <w:rFonts w:ascii="Symbol" w:hAnsi="Symbol" w:hint="default"/>
      </w:rPr>
    </w:lvl>
    <w:lvl w:ilvl="4" w:tplc="117E6C30">
      <w:start w:val="1"/>
      <w:numFmt w:val="bullet"/>
      <w:lvlText w:val="o"/>
      <w:lvlJc w:val="left"/>
      <w:pPr>
        <w:ind w:left="3600" w:hanging="360"/>
      </w:pPr>
      <w:rPr>
        <w:rFonts w:ascii="Courier New" w:hAnsi="Courier New" w:hint="default"/>
      </w:rPr>
    </w:lvl>
    <w:lvl w:ilvl="5" w:tplc="D1229BA0">
      <w:start w:val="1"/>
      <w:numFmt w:val="bullet"/>
      <w:lvlText w:val=""/>
      <w:lvlJc w:val="left"/>
      <w:pPr>
        <w:ind w:left="4320" w:hanging="360"/>
      </w:pPr>
      <w:rPr>
        <w:rFonts w:ascii="Wingdings" w:hAnsi="Wingdings" w:hint="default"/>
      </w:rPr>
    </w:lvl>
    <w:lvl w:ilvl="6" w:tplc="F56A9292">
      <w:start w:val="1"/>
      <w:numFmt w:val="bullet"/>
      <w:lvlText w:val=""/>
      <w:lvlJc w:val="left"/>
      <w:pPr>
        <w:ind w:left="5040" w:hanging="360"/>
      </w:pPr>
      <w:rPr>
        <w:rFonts w:ascii="Symbol" w:hAnsi="Symbol" w:hint="default"/>
      </w:rPr>
    </w:lvl>
    <w:lvl w:ilvl="7" w:tplc="5D54E60A">
      <w:start w:val="1"/>
      <w:numFmt w:val="bullet"/>
      <w:lvlText w:val="o"/>
      <w:lvlJc w:val="left"/>
      <w:pPr>
        <w:ind w:left="5760" w:hanging="360"/>
      </w:pPr>
      <w:rPr>
        <w:rFonts w:ascii="Courier New" w:hAnsi="Courier New" w:hint="default"/>
      </w:rPr>
    </w:lvl>
    <w:lvl w:ilvl="8" w:tplc="A288CE4A">
      <w:start w:val="1"/>
      <w:numFmt w:val="bullet"/>
      <w:lvlText w:val=""/>
      <w:lvlJc w:val="left"/>
      <w:pPr>
        <w:ind w:left="6480" w:hanging="360"/>
      </w:pPr>
      <w:rPr>
        <w:rFonts w:ascii="Wingdings" w:hAnsi="Wingdings" w:hint="default"/>
      </w:rPr>
    </w:lvl>
  </w:abstractNum>
  <w:abstractNum w:abstractNumId="11" w15:restartNumberingAfterBreak="0">
    <w:nsid w:val="546CC71D"/>
    <w:multiLevelType w:val="hybridMultilevel"/>
    <w:tmpl w:val="69821598"/>
    <w:lvl w:ilvl="0" w:tplc="DA3A7B60">
      <w:start w:val="1"/>
      <w:numFmt w:val="bullet"/>
      <w:lvlText w:val="-"/>
      <w:lvlJc w:val="left"/>
      <w:pPr>
        <w:ind w:left="720" w:hanging="360"/>
      </w:pPr>
      <w:rPr>
        <w:rFonts w:ascii="Aptos" w:hAnsi="Aptos" w:hint="default"/>
      </w:rPr>
    </w:lvl>
    <w:lvl w:ilvl="1" w:tplc="7F546144">
      <w:start w:val="1"/>
      <w:numFmt w:val="bullet"/>
      <w:lvlText w:val="o"/>
      <w:lvlJc w:val="left"/>
      <w:pPr>
        <w:ind w:left="1440" w:hanging="360"/>
      </w:pPr>
      <w:rPr>
        <w:rFonts w:ascii="Courier New" w:hAnsi="Courier New" w:hint="default"/>
      </w:rPr>
    </w:lvl>
    <w:lvl w:ilvl="2" w:tplc="0DA026DE">
      <w:start w:val="1"/>
      <w:numFmt w:val="bullet"/>
      <w:lvlText w:val=""/>
      <w:lvlJc w:val="left"/>
      <w:pPr>
        <w:ind w:left="2160" w:hanging="360"/>
      </w:pPr>
      <w:rPr>
        <w:rFonts w:ascii="Wingdings" w:hAnsi="Wingdings" w:hint="default"/>
      </w:rPr>
    </w:lvl>
    <w:lvl w:ilvl="3" w:tplc="651A2C36">
      <w:start w:val="1"/>
      <w:numFmt w:val="bullet"/>
      <w:lvlText w:val=""/>
      <w:lvlJc w:val="left"/>
      <w:pPr>
        <w:ind w:left="2880" w:hanging="360"/>
      </w:pPr>
      <w:rPr>
        <w:rFonts w:ascii="Symbol" w:hAnsi="Symbol" w:hint="default"/>
      </w:rPr>
    </w:lvl>
    <w:lvl w:ilvl="4" w:tplc="628E8084">
      <w:start w:val="1"/>
      <w:numFmt w:val="bullet"/>
      <w:lvlText w:val="o"/>
      <w:lvlJc w:val="left"/>
      <w:pPr>
        <w:ind w:left="3600" w:hanging="360"/>
      </w:pPr>
      <w:rPr>
        <w:rFonts w:ascii="Courier New" w:hAnsi="Courier New" w:hint="default"/>
      </w:rPr>
    </w:lvl>
    <w:lvl w:ilvl="5" w:tplc="A970B8B0">
      <w:start w:val="1"/>
      <w:numFmt w:val="bullet"/>
      <w:lvlText w:val=""/>
      <w:lvlJc w:val="left"/>
      <w:pPr>
        <w:ind w:left="4320" w:hanging="360"/>
      </w:pPr>
      <w:rPr>
        <w:rFonts w:ascii="Wingdings" w:hAnsi="Wingdings" w:hint="default"/>
      </w:rPr>
    </w:lvl>
    <w:lvl w:ilvl="6" w:tplc="CE008D98">
      <w:start w:val="1"/>
      <w:numFmt w:val="bullet"/>
      <w:lvlText w:val=""/>
      <w:lvlJc w:val="left"/>
      <w:pPr>
        <w:ind w:left="5040" w:hanging="360"/>
      </w:pPr>
      <w:rPr>
        <w:rFonts w:ascii="Symbol" w:hAnsi="Symbol" w:hint="default"/>
      </w:rPr>
    </w:lvl>
    <w:lvl w:ilvl="7" w:tplc="86D29A1C">
      <w:start w:val="1"/>
      <w:numFmt w:val="bullet"/>
      <w:lvlText w:val="o"/>
      <w:lvlJc w:val="left"/>
      <w:pPr>
        <w:ind w:left="5760" w:hanging="360"/>
      </w:pPr>
      <w:rPr>
        <w:rFonts w:ascii="Courier New" w:hAnsi="Courier New" w:hint="default"/>
      </w:rPr>
    </w:lvl>
    <w:lvl w:ilvl="8" w:tplc="AC40BEC6">
      <w:start w:val="1"/>
      <w:numFmt w:val="bullet"/>
      <w:lvlText w:val=""/>
      <w:lvlJc w:val="left"/>
      <w:pPr>
        <w:ind w:left="6480" w:hanging="360"/>
      </w:pPr>
      <w:rPr>
        <w:rFonts w:ascii="Wingdings" w:hAnsi="Wingdings" w:hint="default"/>
      </w:rPr>
    </w:lvl>
  </w:abstractNum>
  <w:abstractNum w:abstractNumId="12" w15:restartNumberingAfterBreak="0">
    <w:nsid w:val="561E379F"/>
    <w:multiLevelType w:val="hybridMultilevel"/>
    <w:tmpl w:val="0B7CCE60"/>
    <w:lvl w:ilvl="0" w:tplc="E642EE58">
      <w:start w:val="1"/>
      <w:numFmt w:val="bullet"/>
      <w:lvlText w:val=""/>
      <w:lvlJc w:val="left"/>
      <w:pPr>
        <w:ind w:left="720" w:hanging="360"/>
      </w:pPr>
      <w:rPr>
        <w:rFonts w:ascii="Symbol" w:hAnsi="Symbol" w:hint="default"/>
      </w:rPr>
    </w:lvl>
    <w:lvl w:ilvl="1" w:tplc="6EA41CD2">
      <w:start w:val="1"/>
      <w:numFmt w:val="bullet"/>
      <w:lvlText w:val="o"/>
      <w:lvlJc w:val="left"/>
      <w:pPr>
        <w:ind w:left="1440" w:hanging="360"/>
      </w:pPr>
      <w:rPr>
        <w:rFonts w:ascii="Courier New" w:hAnsi="Courier New" w:hint="default"/>
      </w:rPr>
    </w:lvl>
    <w:lvl w:ilvl="2" w:tplc="E3920820">
      <w:start w:val="1"/>
      <w:numFmt w:val="bullet"/>
      <w:lvlText w:val=""/>
      <w:lvlJc w:val="left"/>
      <w:pPr>
        <w:ind w:left="2160" w:hanging="360"/>
      </w:pPr>
      <w:rPr>
        <w:rFonts w:ascii="Wingdings" w:hAnsi="Wingdings" w:hint="default"/>
      </w:rPr>
    </w:lvl>
    <w:lvl w:ilvl="3" w:tplc="328C83EE">
      <w:start w:val="1"/>
      <w:numFmt w:val="bullet"/>
      <w:lvlText w:val=""/>
      <w:lvlJc w:val="left"/>
      <w:pPr>
        <w:ind w:left="2880" w:hanging="360"/>
      </w:pPr>
      <w:rPr>
        <w:rFonts w:ascii="Symbol" w:hAnsi="Symbol" w:hint="default"/>
      </w:rPr>
    </w:lvl>
    <w:lvl w:ilvl="4" w:tplc="E5F0C892">
      <w:start w:val="1"/>
      <w:numFmt w:val="bullet"/>
      <w:lvlText w:val="o"/>
      <w:lvlJc w:val="left"/>
      <w:pPr>
        <w:ind w:left="3600" w:hanging="360"/>
      </w:pPr>
      <w:rPr>
        <w:rFonts w:ascii="Courier New" w:hAnsi="Courier New" w:hint="default"/>
      </w:rPr>
    </w:lvl>
    <w:lvl w:ilvl="5" w:tplc="01209D26">
      <w:start w:val="1"/>
      <w:numFmt w:val="bullet"/>
      <w:lvlText w:val=""/>
      <w:lvlJc w:val="left"/>
      <w:pPr>
        <w:ind w:left="4320" w:hanging="360"/>
      </w:pPr>
      <w:rPr>
        <w:rFonts w:ascii="Wingdings" w:hAnsi="Wingdings" w:hint="default"/>
      </w:rPr>
    </w:lvl>
    <w:lvl w:ilvl="6" w:tplc="604E1566">
      <w:start w:val="1"/>
      <w:numFmt w:val="bullet"/>
      <w:lvlText w:val=""/>
      <w:lvlJc w:val="left"/>
      <w:pPr>
        <w:ind w:left="5040" w:hanging="360"/>
      </w:pPr>
      <w:rPr>
        <w:rFonts w:ascii="Symbol" w:hAnsi="Symbol" w:hint="default"/>
      </w:rPr>
    </w:lvl>
    <w:lvl w:ilvl="7" w:tplc="531A958E">
      <w:start w:val="1"/>
      <w:numFmt w:val="bullet"/>
      <w:lvlText w:val="o"/>
      <w:lvlJc w:val="left"/>
      <w:pPr>
        <w:ind w:left="5760" w:hanging="360"/>
      </w:pPr>
      <w:rPr>
        <w:rFonts w:ascii="Courier New" w:hAnsi="Courier New" w:hint="default"/>
      </w:rPr>
    </w:lvl>
    <w:lvl w:ilvl="8" w:tplc="0A7A45D8">
      <w:start w:val="1"/>
      <w:numFmt w:val="bullet"/>
      <w:lvlText w:val=""/>
      <w:lvlJc w:val="left"/>
      <w:pPr>
        <w:ind w:left="6480" w:hanging="360"/>
      </w:pPr>
      <w:rPr>
        <w:rFonts w:ascii="Wingdings" w:hAnsi="Wingdings" w:hint="default"/>
      </w:rPr>
    </w:lvl>
  </w:abstractNum>
  <w:abstractNum w:abstractNumId="13" w15:restartNumberingAfterBreak="0">
    <w:nsid w:val="6006AD0C"/>
    <w:multiLevelType w:val="hybridMultilevel"/>
    <w:tmpl w:val="A2D072F6"/>
    <w:lvl w:ilvl="0" w:tplc="CF6AA5B6">
      <w:start w:val="1"/>
      <w:numFmt w:val="bullet"/>
      <w:lvlText w:val=""/>
      <w:lvlJc w:val="left"/>
      <w:pPr>
        <w:ind w:left="720" w:hanging="360"/>
      </w:pPr>
      <w:rPr>
        <w:rFonts w:ascii="Symbol" w:hAnsi="Symbol" w:hint="default"/>
      </w:rPr>
    </w:lvl>
    <w:lvl w:ilvl="1" w:tplc="CCCE9552">
      <w:start w:val="1"/>
      <w:numFmt w:val="bullet"/>
      <w:lvlText w:val="o"/>
      <w:lvlJc w:val="left"/>
      <w:pPr>
        <w:ind w:left="1440" w:hanging="360"/>
      </w:pPr>
      <w:rPr>
        <w:rFonts w:ascii="Courier New" w:hAnsi="Courier New" w:hint="default"/>
      </w:rPr>
    </w:lvl>
    <w:lvl w:ilvl="2" w:tplc="FB2C84B8">
      <w:start w:val="1"/>
      <w:numFmt w:val="bullet"/>
      <w:lvlText w:val=""/>
      <w:lvlJc w:val="left"/>
      <w:pPr>
        <w:ind w:left="2160" w:hanging="360"/>
      </w:pPr>
      <w:rPr>
        <w:rFonts w:ascii="Wingdings" w:hAnsi="Wingdings" w:hint="default"/>
      </w:rPr>
    </w:lvl>
    <w:lvl w:ilvl="3" w:tplc="102A9D06">
      <w:start w:val="1"/>
      <w:numFmt w:val="bullet"/>
      <w:lvlText w:val=""/>
      <w:lvlJc w:val="left"/>
      <w:pPr>
        <w:ind w:left="2880" w:hanging="360"/>
      </w:pPr>
      <w:rPr>
        <w:rFonts w:ascii="Symbol" w:hAnsi="Symbol" w:hint="default"/>
      </w:rPr>
    </w:lvl>
    <w:lvl w:ilvl="4" w:tplc="8D80075E">
      <w:start w:val="1"/>
      <w:numFmt w:val="bullet"/>
      <w:lvlText w:val="o"/>
      <w:lvlJc w:val="left"/>
      <w:pPr>
        <w:ind w:left="3600" w:hanging="360"/>
      </w:pPr>
      <w:rPr>
        <w:rFonts w:ascii="Courier New" w:hAnsi="Courier New" w:hint="default"/>
      </w:rPr>
    </w:lvl>
    <w:lvl w:ilvl="5" w:tplc="2098C888">
      <w:start w:val="1"/>
      <w:numFmt w:val="bullet"/>
      <w:lvlText w:val=""/>
      <w:lvlJc w:val="left"/>
      <w:pPr>
        <w:ind w:left="4320" w:hanging="360"/>
      </w:pPr>
      <w:rPr>
        <w:rFonts w:ascii="Wingdings" w:hAnsi="Wingdings" w:hint="default"/>
      </w:rPr>
    </w:lvl>
    <w:lvl w:ilvl="6" w:tplc="9F26EC96">
      <w:start w:val="1"/>
      <w:numFmt w:val="bullet"/>
      <w:lvlText w:val=""/>
      <w:lvlJc w:val="left"/>
      <w:pPr>
        <w:ind w:left="5040" w:hanging="360"/>
      </w:pPr>
      <w:rPr>
        <w:rFonts w:ascii="Symbol" w:hAnsi="Symbol" w:hint="default"/>
      </w:rPr>
    </w:lvl>
    <w:lvl w:ilvl="7" w:tplc="DFB6DBB2">
      <w:start w:val="1"/>
      <w:numFmt w:val="bullet"/>
      <w:lvlText w:val="o"/>
      <w:lvlJc w:val="left"/>
      <w:pPr>
        <w:ind w:left="5760" w:hanging="360"/>
      </w:pPr>
      <w:rPr>
        <w:rFonts w:ascii="Courier New" w:hAnsi="Courier New" w:hint="default"/>
      </w:rPr>
    </w:lvl>
    <w:lvl w:ilvl="8" w:tplc="F76200A8">
      <w:start w:val="1"/>
      <w:numFmt w:val="bullet"/>
      <w:lvlText w:val=""/>
      <w:lvlJc w:val="left"/>
      <w:pPr>
        <w:ind w:left="6480" w:hanging="360"/>
      </w:pPr>
      <w:rPr>
        <w:rFonts w:ascii="Wingdings" w:hAnsi="Wingdings" w:hint="default"/>
      </w:rPr>
    </w:lvl>
  </w:abstractNum>
  <w:abstractNum w:abstractNumId="14" w15:restartNumberingAfterBreak="0">
    <w:nsid w:val="737DB07E"/>
    <w:multiLevelType w:val="hybridMultilevel"/>
    <w:tmpl w:val="89864C9C"/>
    <w:lvl w:ilvl="0" w:tplc="7E02749E">
      <w:start w:val="1"/>
      <w:numFmt w:val="bullet"/>
      <w:lvlText w:val=""/>
      <w:lvlJc w:val="left"/>
      <w:pPr>
        <w:ind w:left="720" w:hanging="360"/>
      </w:pPr>
      <w:rPr>
        <w:rFonts w:ascii="Symbol" w:hAnsi="Symbol" w:hint="default"/>
      </w:rPr>
    </w:lvl>
    <w:lvl w:ilvl="1" w:tplc="61182A04">
      <w:start w:val="1"/>
      <w:numFmt w:val="bullet"/>
      <w:lvlText w:val="o"/>
      <w:lvlJc w:val="left"/>
      <w:pPr>
        <w:ind w:left="1440" w:hanging="360"/>
      </w:pPr>
      <w:rPr>
        <w:rFonts w:ascii="Courier New" w:hAnsi="Courier New" w:hint="default"/>
      </w:rPr>
    </w:lvl>
    <w:lvl w:ilvl="2" w:tplc="5252918A">
      <w:start w:val="1"/>
      <w:numFmt w:val="bullet"/>
      <w:lvlText w:val=""/>
      <w:lvlJc w:val="left"/>
      <w:pPr>
        <w:ind w:left="2160" w:hanging="360"/>
      </w:pPr>
      <w:rPr>
        <w:rFonts w:ascii="Wingdings" w:hAnsi="Wingdings" w:hint="default"/>
      </w:rPr>
    </w:lvl>
    <w:lvl w:ilvl="3" w:tplc="D458DD24">
      <w:start w:val="1"/>
      <w:numFmt w:val="bullet"/>
      <w:lvlText w:val=""/>
      <w:lvlJc w:val="left"/>
      <w:pPr>
        <w:ind w:left="2880" w:hanging="360"/>
      </w:pPr>
      <w:rPr>
        <w:rFonts w:ascii="Symbol" w:hAnsi="Symbol" w:hint="default"/>
      </w:rPr>
    </w:lvl>
    <w:lvl w:ilvl="4" w:tplc="72102B34">
      <w:start w:val="1"/>
      <w:numFmt w:val="bullet"/>
      <w:lvlText w:val="o"/>
      <w:lvlJc w:val="left"/>
      <w:pPr>
        <w:ind w:left="3600" w:hanging="360"/>
      </w:pPr>
      <w:rPr>
        <w:rFonts w:ascii="Courier New" w:hAnsi="Courier New" w:hint="default"/>
      </w:rPr>
    </w:lvl>
    <w:lvl w:ilvl="5" w:tplc="E10C0A2A">
      <w:start w:val="1"/>
      <w:numFmt w:val="bullet"/>
      <w:lvlText w:val=""/>
      <w:lvlJc w:val="left"/>
      <w:pPr>
        <w:ind w:left="4320" w:hanging="360"/>
      </w:pPr>
      <w:rPr>
        <w:rFonts w:ascii="Wingdings" w:hAnsi="Wingdings" w:hint="default"/>
      </w:rPr>
    </w:lvl>
    <w:lvl w:ilvl="6" w:tplc="3244E228">
      <w:start w:val="1"/>
      <w:numFmt w:val="bullet"/>
      <w:lvlText w:val=""/>
      <w:lvlJc w:val="left"/>
      <w:pPr>
        <w:ind w:left="5040" w:hanging="360"/>
      </w:pPr>
      <w:rPr>
        <w:rFonts w:ascii="Symbol" w:hAnsi="Symbol" w:hint="default"/>
      </w:rPr>
    </w:lvl>
    <w:lvl w:ilvl="7" w:tplc="DB4C9E68">
      <w:start w:val="1"/>
      <w:numFmt w:val="bullet"/>
      <w:lvlText w:val="o"/>
      <w:lvlJc w:val="left"/>
      <w:pPr>
        <w:ind w:left="5760" w:hanging="360"/>
      </w:pPr>
      <w:rPr>
        <w:rFonts w:ascii="Courier New" w:hAnsi="Courier New" w:hint="default"/>
      </w:rPr>
    </w:lvl>
    <w:lvl w:ilvl="8" w:tplc="9ECCA4A0">
      <w:start w:val="1"/>
      <w:numFmt w:val="bullet"/>
      <w:lvlText w:val=""/>
      <w:lvlJc w:val="left"/>
      <w:pPr>
        <w:ind w:left="6480" w:hanging="360"/>
      </w:pPr>
      <w:rPr>
        <w:rFonts w:ascii="Wingdings" w:hAnsi="Wingdings" w:hint="default"/>
      </w:rPr>
    </w:lvl>
  </w:abstractNum>
  <w:abstractNum w:abstractNumId="15" w15:restartNumberingAfterBreak="0">
    <w:nsid w:val="76839FEB"/>
    <w:multiLevelType w:val="hybridMultilevel"/>
    <w:tmpl w:val="40FC95F2"/>
    <w:lvl w:ilvl="0" w:tplc="FC0CE666">
      <w:start w:val="1"/>
      <w:numFmt w:val="bullet"/>
      <w:lvlText w:val=""/>
      <w:lvlJc w:val="left"/>
      <w:pPr>
        <w:ind w:left="720" w:hanging="360"/>
      </w:pPr>
      <w:rPr>
        <w:rFonts w:ascii="Symbol" w:hAnsi="Symbol" w:hint="default"/>
      </w:rPr>
    </w:lvl>
    <w:lvl w:ilvl="1" w:tplc="81FAB49E">
      <w:start w:val="1"/>
      <w:numFmt w:val="bullet"/>
      <w:lvlText w:val="o"/>
      <w:lvlJc w:val="left"/>
      <w:pPr>
        <w:ind w:left="1440" w:hanging="360"/>
      </w:pPr>
      <w:rPr>
        <w:rFonts w:ascii="Courier New" w:hAnsi="Courier New" w:hint="default"/>
      </w:rPr>
    </w:lvl>
    <w:lvl w:ilvl="2" w:tplc="AEA8D0F8">
      <w:start w:val="1"/>
      <w:numFmt w:val="bullet"/>
      <w:lvlText w:val=""/>
      <w:lvlJc w:val="left"/>
      <w:pPr>
        <w:ind w:left="2160" w:hanging="360"/>
      </w:pPr>
      <w:rPr>
        <w:rFonts w:ascii="Wingdings" w:hAnsi="Wingdings" w:hint="default"/>
      </w:rPr>
    </w:lvl>
    <w:lvl w:ilvl="3" w:tplc="38465C4C">
      <w:start w:val="1"/>
      <w:numFmt w:val="bullet"/>
      <w:lvlText w:val=""/>
      <w:lvlJc w:val="left"/>
      <w:pPr>
        <w:ind w:left="2880" w:hanging="360"/>
      </w:pPr>
      <w:rPr>
        <w:rFonts w:ascii="Symbol" w:hAnsi="Symbol" w:hint="default"/>
      </w:rPr>
    </w:lvl>
    <w:lvl w:ilvl="4" w:tplc="5D06235A">
      <w:start w:val="1"/>
      <w:numFmt w:val="bullet"/>
      <w:lvlText w:val="o"/>
      <w:lvlJc w:val="left"/>
      <w:pPr>
        <w:ind w:left="3600" w:hanging="360"/>
      </w:pPr>
      <w:rPr>
        <w:rFonts w:ascii="Courier New" w:hAnsi="Courier New" w:hint="default"/>
      </w:rPr>
    </w:lvl>
    <w:lvl w:ilvl="5" w:tplc="993283DC">
      <w:start w:val="1"/>
      <w:numFmt w:val="bullet"/>
      <w:lvlText w:val=""/>
      <w:lvlJc w:val="left"/>
      <w:pPr>
        <w:ind w:left="4320" w:hanging="360"/>
      </w:pPr>
      <w:rPr>
        <w:rFonts w:ascii="Wingdings" w:hAnsi="Wingdings" w:hint="default"/>
      </w:rPr>
    </w:lvl>
    <w:lvl w:ilvl="6" w:tplc="EFAE9DD4">
      <w:start w:val="1"/>
      <w:numFmt w:val="bullet"/>
      <w:lvlText w:val=""/>
      <w:lvlJc w:val="left"/>
      <w:pPr>
        <w:ind w:left="5040" w:hanging="360"/>
      </w:pPr>
      <w:rPr>
        <w:rFonts w:ascii="Symbol" w:hAnsi="Symbol" w:hint="default"/>
      </w:rPr>
    </w:lvl>
    <w:lvl w:ilvl="7" w:tplc="6EBCC4E4">
      <w:start w:val="1"/>
      <w:numFmt w:val="bullet"/>
      <w:lvlText w:val="o"/>
      <w:lvlJc w:val="left"/>
      <w:pPr>
        <w:ind w:left="5760" w:hanging="360"/>
      </w:pPr>
      <w:rPr>
        <w:rFonts w:ascii="Courier New" w:hAnsi="Courier New" w:hint="default"/>
      </w:rPr>
    </w:lvl>
    <w:lvl w:ilvl="8" w:tplc="1C44BCB8">
      <w:start w:val="1"/>
      <w:numFmt w:val="bullet"/>
      <w:lvlText w:val=""/>
      <w:lvlJc w:val="left"/>
      <w:pPr>
        <w:ind w:left="6480" w:hanging="360"/>
      </w:pPr>
      <w:rPr>
        <w:rFonts w:ascii="Wingdings" w:hAnsi="Wingdings" w:hint="default"/>
      </w:rPr>
    </w:lvl>
  </w:abstractNum>
  <w:num w:numId="1" w16cid:durableId="642273273">
    <w:abstractNumId w:val="7"/>
  </w:num>
  <w:num w:numId="2" w16cid:durableId="779489657">
    <w:abstractNumId w:val="3"/>
  </w:num>
  <w:num w:numId="3" w16cid:durableId="1503470239">
    <w:abstractNumId w:val="8"/>
  </w:num>
  <w:num w:numId="4" w16cid:durableId="1249382257">
    <w:abstractNumId w:val="1"/>
  </w:num>
  <w:num w:numId="5" w16cid:durableId="1893610514">
    <w:abstractNumId w:val="2"/>
  </w:num>
  <w:num w:numId="6" w16cid:durableId="86197211">
    <w:abstractNumId w:val="11"/>
  </w:num>
  <w:num w:numId="7" w16cid:durableId="1193961777">
    <w:abstractNumId w:val="0"/>
  </w:num>
  <w:num w:numId="8" w16cid:durableId="1570850050">
    <w:abstractNumId w:val="9"/>
  </w:num>
  <w:num w:numId="9" w16cid:durableId="1022165720">
    <w:abstractNumId w:val="13"/>
  </w:num>
  <w:num w:numId="10" w16cid:durableId="34237994">
    <w:abstractNumId w:val="15"/>
  </w:num>
  <w:num w:numId="11" w16cid:durableId="817187229">
    <w:abstractNumId w:val="4"/>
  </w:num>
  <w:num w:numId="12" w16cid:durableId="1868592969">
    <w:abstractNumId w:val="5"/>
  </w:num>
  <w:num w:numId="13" w16cid:durableId="1627349688">
    <w:abstractNumId w:val="10"/>
  </w:num>
  <w:num w:numId="14" w16cid:durableId="438573274">
    <w:abstractNumId w:val="14"/>
  </w:num>
  <w:num w:numId="15" w16cid:durableId="724448576">
    <w:abstractNumId w:val="12"/>
  </w:num>
  <w:num w:numId="16" w16cid:durableId="115090048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e Dreijling (student)">
    <w15:presenceInfo w15:providerId="AD" w15:userId="S::J.Dreijling@student.han.nl::3802ae48-a4b6-4bd1-afae-017ca15b6c3b"/>
  </w15:person>
  <w15:person w15:author="Bart Ressing (student)">
    <w15:presenceInfo w15:providerId="AD" w15:userId="S::BMH.Ressing@student.han.nl::0ab56620-1a26-4f60-8162-15f393076e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1B4C5"/>
    <w:rsid w:val="000010E3"/>
    <w:rsid w:val="00004BA0"/>
    <w:rsid w:val="0000585E"/>
    <w:rsid w:val="000101C7"/>
    <w:rsid w:val="00010FB3"/>
    <w:rsid w:val="000119D8"/>
    <w:rsid w:val="00017378"/>
    <w:rsid w:val="00025392"/>
    <w:rsid w:val="0002605B"/>
    <w:rsid w:val="00026774"/>
    <w:rsid w:val="00030914"/>
    <w:rsid w:val="000327C2"/>
    <w:rsid w:val="0003365C"/>
    <w:rsid w:val="000339D6"/>
    <w:rsid w:val="000414A4"/>
    <w:rsid w:val="00042ED9"/>
    <w:rsid w:val="0004397A"/>
    <w:rsid w:val="00044683"/>
    <w:rsid w:val="0004648B"/>
    <w:rsid w:val="00046F5A"/>
    <w:rsid w:val="00047FCE"/>
    <w:rsid w:val="00054169"/>
    <w:rsid w:val="00061D4E"/>
    <w:rsid w:val="00063314"/>
    <w:rsid w:val="000662F2"/>
    <w:rsid w:val="00066BC1"/>
    <w:rsid w:val="00073643"/>
    <w:rsid w:val="00077ACB"/>
    <w:rsid w:val="0008035A"/>
    <w:rsid w:val="00082704"/>
    <w:rsid w:val="00093263"/>
    <w:rsid w:val="00096AE0"/>
    <w:rsid w:val="00097D18"/>
    <w:rsid w:val="000A0A7C"/>
    <w:rsid w:val="000A6F9C"/>
    <w:rsid w:val="000A7B06"/>
    <w:rsid w:val="000B062E"/>
    <w:rsid w:val="000B4026"/>
    <w:rsid w:val="000B5CB8"/>
    <w:rsid w:val="000B7648"/>
    <w:rsid w:val="000C174B"/>
    <w:rsid w:val="000C268F"/>
    <w:rsid w:val="000C2A6C"/>
    <w:rsid w:val="000C5591"/>
    <w:rsid w:val="000D0EA1"/>
    <w:rsid w:val="000D290A"/>
    <w:rsid w:val="000D305D"/>
    <w:rsid w:val="000E2B3B"/>
    <w:rsid w:val="000E5B03"/>
    <w:rsid w:val="000E6291"/>
    <w:rsid w:val="000F0D75"/>
    <w:rsid w:val="000F37B3"/>
    <w:rsid w:val="000F3EE0"/>
    <w:rsid w:val="000F6A40"/>
    <w:rsid w:val="00100D4A"/>
    <w:rsid w:val="00104450"/>
    <w:rsid w:val="001105F3"/>
    <w:rsid w:val="00113C07"/>
    <w:rsid w:val="0011780E"/>
    <w:rsid w:val="0012519C"/>
    <w:rsid w:val="00131654"/>
    <w:rsid w:val="001329B6"/>
    <w:rsid w:val="00136696"/>
    <w:rsid w:val="00141113"/>
    <w:rsid w:val="00141704"/>
    <w:rsid w:val="00142192"/>
    <w:rsid w:val="00144ABD"/>
    <w:rsid w:val="00161215"/>
    <w:rsid w:val="001626AA"/>
    <w:rsid w:val="001751C4"/>
    <w:rsid w:val="0017744A"/>
    <w:rsid w:val="00177498"/>
    <w:rsid w:val="00181623"/>
    <w:rsid w:val="0018274F"/>
    <w:rsid w:val="00182BCE"/>
    <w:rsid w:val="00182F76"/>
    <w:rsid w:val="00184EFE"/>
    <w:rsid w:val="00185674"/>
    <w:rsid w:val="00192F6E"/>
    <w:rsid w:val="00193B7C"/>
    <w:rsid w:val="00194531"/>
    <w:rsid w:val="00197721"/>
    <w:rsid w:val="00197B0E"/>
    <w:rsid w:val="001A30D5"/>
    <w:rsid w:val="001A4555"/>
    <w:rsid w:val="001A625F"/>
    <w:rsid w:val="001B0DA6"/>
    <w:rsid w:val="001B2288"/>
    <w:rsid w:val="001B2C1C"/>
    <w:rsid w:val="001B7D06"/>
    <w:rsid w:val="001C3235"/>
    <w:rsid w:val="001C5437"/>
    <w:rsid w:val="001C754F"/>
    <w:rsid w:val="001D0D5C"/>
    <w:rsid w:val="001D1A8C"/>
    <w:rsid w:val="001D1E79"/>
    <w:rsid w:val="001D3C27"/>
    <w:rsid w:val="001D6BED"/>
    <w:rsid w:val="001D73CA"/>
    <w:rsid w:val="001D7DA4"/>
    <w:rsid w:val="001E1229"/>
    <w:rsid w:val="001E1D58"/>
    <w:rsid w:val="001E2A4C"/>
    <w:rsid w:val="001E6E62"/>
    <w:rsid w:val="001E7289"/>
    <w:rsid w:val="001E781D"/>
    <w:rsid w:val="001F317D"/>
    <w:rsid w:val="001F3F7A"/>
    <w:rsid w:val="001F51F9"/>
    <w:rsid w:val="00200C7D"/>
    <w:rsid w:val="00200FDE"/>
    <w:rsid w:val="002039F3"/>
    <w:rsid w:val="00213D8D"/>
    <w:rsid w:val="002168E9"/>
    <w:rsid w:val="00217037"/>
    <w:rsid w:val="00221FBF"/>
    <w:rsid w:val="00223B84"/>
    <w:rsid w:val="002253BE"/>
    <w:rsid w:val="00226785"/>
    <w:rsid w:val="00231897"/>
    <w:rsid w:val="00231E18"/>
    <w:rsid w:val="0023739D"/>
    <w:rsid w:val="00240443"/>
    <w:rsid w:val="00242E3B"/>
    <w:rsid w:val="00243788"/>
    <w:rsid w:val="002451B6"/>
    <w:rsid w:val="002458FC"/>
    <w:rsid w:val="00246E6D"/>
    <w:rsid w:val="00250697"/>
    <w:rsid w:val="0025142A"/>
    <w:rsid w:val="00253876"/>
    <w:rsid w:val="00253C71"/>
    <w:rsid w:val="00253D52"/>
    <w:rsid w:val="00254CE2"/>
    <w:rsid w:val="00255C29"/>
    <w:rsid w:val="00257AF9"/>
    <w:rsid w:val="002602DA"/>
    <w:rsid w:val="00265F3A"/>
    <w:rsid w:val="00273BC0"/>
    <w:rsid w:val="00277FA7"/>
    <w:rsid w:val="00283E6A"/>
    <w:rsid w:val="0028419D"/>
    <w:rsid w:val="00284C26"/>
    <w:rsid w:val="00287092"/>
    <w:rsid w:val="00290D55"/>
    <w:rsid w:val="002916DE"/>
    <w:rsid w:val="002930CC"/>
    <w:rsid w:val="0029343F"/>
    <w:rsid w:val="00294BC0"/>
    <w:rsid w:val="00295AC2"/>
    <w:rsid w:val="002A3401"/>
    <w:rsid w:val="002A45B1"/>
    <w:rsid w:val="002A5E45"/>
    <w:rsid w:val="002B120A"/>
    <w:rsid w:val="002B2602"/>
    <w:rsid w:val="002B3A3F"/>
    <w:rsid w:val="002B5345"/>
    <w:rsid w:val="002C193B"/>
    <w:rsid w:val="002C2362"/>
    <w:rsid w:val="002C4D25"/>
    <w:rsid w:val="002C542B"/>
    <w:rsid w:val="002D011C"/>
    <w:rsid w:val="002D0993"/>
    <w:rsid w:val="002D1CA8"/>
    <w:rsid w:val="002D2C50"/>
    <w:rsid w:val="002D79A9"/>
    <w:rsid w:val="002D7C58"/>
    <w:rsid w:val="002D7F92"/>
    <w:rsid w:val="002E0F27"/>
    <w:rsid w:val="002E2A7A"/>
    <w:rsid w:val="002E2B11"/>
    <w:rsid w:val="002E30B1"/>
    <w:rsid w:val="002E73AF"/>
    <w:rsid w:val="002F0500"/>
    <w:rsid w:val="002F3742"/>
    <w:rsid w:val="002F4BF7"/>
    <w:rsid w:val="0030088C"/>
    <w:rsid w:val="0030230C"/>
    <w:rsid w:val="003072D6"/>
    <w:rsid w:val="0031046B"/>
    <w:rsid w:val="00315D66"/>
    <w:rsid w:val="003162D1"/>
    <w:rsid w:val="00316B28"/>
    <w:rsid w:val="003257E6"/>
    <w:rsid w:val="00325EBA"/>
    <w:rsid w:val="0032798A"/>
    <w:rsid w:val="0033157A"/>
    <w:rsid w:val="00331DF6"/>
    <w:rsid w:val="00332E72"/>
    <w:rsid w:val="003370E1"/>
    <w:rsid w:val="00337599"/>
    <w:rsid w:val="00337930"/>
    <w:rsid w:val="003423C7"/>
    <w:rsid w:val="00343734"/>
    <w:rsid w:val="003444EF"/>
    <w:rsid w:val="00354603"/>
    <w:rsid w:val="00357A6C"/>
    <w:rsid w:val="0036013A"/>
    <w:rsid w:val="00361127"/>
    <w:rsid w:val="00362F5A"/>
    <w:rsid w:val="0036635E"/>
    <w:rsid w:val="00366460"/>
    <w:rsid w:val="003711D1"/>
    <w:rsid w:val="00374607"/>
    <w:rsid w:val="00376114"/>
    <w:rsid w:val="003764D0"/>
    <w:rsid w:val="00377264"/>
    <w:rsid w:val="00383247"/>
    <w:rsid w:val="00383E03"/>
    <w:rsid w:val="0038547A"/>
    <w:rsid w:val="003855C8"/>
    <w:rsid w:val="003876CC"/>
    <w:rsid w:val="00390DE1"/>
    <w:rsid w:val="003916BE"/>
    <w:rsid w:val="00397351"/>
    <w:rsid w:val="003A15AD"/>
    <w:rsid w:val="003A1A0F"/>
    <w:rsid w:val="003A2700"/>
    <w:rsid w:val="003A57D7"/>
    <w:rsid w:val="003A6195"/>
    <w:rsid w:val="003B0577"/>
    <w:rsid w:val="003B3662"/>
    <w:rsid w:val="003B3CD2"/>
    <w:rsid w:val="003B4F11"/>
    <w:rsid w:val="003B5489"/>
    <w:rsid w:val="003C1FAF"/>
    <w:rsid w:val="003C270C"/>
    <w:rsid w:val="003C40F8"/>
    <w:rsid w:val="003D20A7"/>
    <w:rsid w:val="003D2CCC"/>
    <w:rsid w:val="003D60EA"/>
    <w:rsid w:val="003D6BA7"/>
    <w:rsid w:val="003E5E0B"/>
    <w:rsid w:val="003E728C"/>
    <w:rsid w:val="003F3441"/>
    <w:rsid w:val="003F5EC4"/>
    <w:rsid w:val="003F7DE3"/>
    <w:rsid w:val="00400092"/>
    <w:rsid w:val="004017D9"/>
    <w:rsid w:val="00402A65"/>
    <w:rsid w:val="004109F9"/>
    <w:rsid w:val="00416AD8"/>
    <w:rsid w:val="00420F67"/>
    <w:rsid w:val="00421062"/>
    <w:rsid w:val="0042298C"/>
    <w:rsid w:val="00424E5A"/>
    <w:rsid w:val="00435831"/>
    <w:rsid w:val="00435C44"/>
    <w:rsid w:val="00437E98"/>
    <w:rsid w:val="004401AA"/>
    <w:rsid w:val="00442878"/>
    <w:rsid w:val="004465C9"/>
    <w:rsid w:val="00447640"/>
    <w:rsid w:val="00447D62"/>
    <w:rsid w:val="00454EE4"/>
    <w:rsid w:val="0045501C"/>
    <w:rsid w:val="00455E2C"/>
    <w:rsid w:val="0045755A"/>
    <w:rsid w:val="00461A0A"/>
    <w:rsid w:val="00462809"/>
    <w:rsid w:val="00463D55"/>
    <w:rsid w:val="004642B1"/>
    <w:rsid w:val="004665E4"/>
    <w:rsid w:val="004739E4"/>
    <w:rsid w:val="00475FD3"/>
    <w:rsid w:val="00480972"/>
    <w:rsid w:val="0048538C"/>
    <w:rsid w:val="004950DE"/>
    <w:rsid w:val="00495FC8"/>
    <w:rsid w:val="00496CB3"/>
    <w:rsid w:val="0049780F"/>
    <w:rsid w:val="004A259C"/>
    <w:rsid w:val="004A47FF"/>
    <w:rsid w:val="004A4933"/>
    <w:rsid w:val="004A5224"/>
    <w:rsid w:val="004A57B6"/>
    <w:rsid w:val="004A5C42"/>
    <w:rsid w:val="004B2914"/>
    <w:rsid w:val="004B3FEA"/>
    <w:rsid w:val="004B43B7"/>
    <w:rsid w:val="004B4CB0"/>
    <w:rsid w:val="004C11D5"/>
    <w:rsid w:val="004C31CE"/>
    <w:rsid w:val="004C3B06"/>
    <w:rsid w:val="004C3BA3"/>
    <w:rsid w:val="004C46AC"/>
    <w:rsid w:val="004C6102"/>
    <w:rsid w:val="004C6CE1"/>
    <w:rsid w:val="004D3D6B"/>
    <w:rsid w:val="004D40CD"/>
    <w:rsid w:val="004E0E78"/>
    <w:rsid w:val="004E1225"/>
    <w:rsid w:val="004E1655"/>
    <w:rsid w:val="004E60FA"/>
    <w:rsid w:val="004E7B2A"/>
    <w:rsid w:val="004F12F5"/>
    <w:rsid w:val="004F2DD2"/>
    <w:rsid w:val="004F5C35"/>
    <w:rsid w:val="004F6005"/>
    <w:rsid w:val="004F701C"/>
    <w:rsid w:val="00500D41"/>
    <w:rsid w:val="00501757"/>
    <w:rsid w:val="005024AB"/>
    <w:rsid w:val="00502507"/>
    <w:rsid w:val="00506B69"/>
    <w:rsid w:val="00512691"/>
    <w:rsid w:val="005254AE"/>
    <w:rsid w:val="00525F3A"/>
    <w:rsid w:val="00533C5D"/>
    <w:rsid w:val="00534162"/>
    <w:rsid w:val="005370A5"/>
    <w:rsid w:val="0053793D"/>
    <w:rsid w:val="00543A6F"/>
    <w:rsid w:val="00543B6E"/>
    <w:rsid w:val="00543D4A"/>
    <w:rsid w:val="00544201"/>
    <w:rsid w:val="00544961"/>
    <w:rsid w:val="00550217"/>
    <w:rsid w:val="005509D6"/>
    <w:rsid w:val="00554D34"/>
    <w:rsid w:val="005601DD"/>
    <w:rsid w:val="00562FD1"/>
    <w:rsid w:val="00563D8D"/>
    <w:rsid w:val="00563F16"/>
    <w:rsid w:val="00564CDC"/>
    <w:rsid w:val="00580352"/>
    <w:rsid w:val="00582056"/>
    <w:rsid w:val="00582AEA"/>
    <w:rsid w:val="00582D82"/>
    <w:rsid w:val="00584F13"/>
    <w:rsid w:val="00586D98"/>
    <w:rsid w:val="005A0858"/>
    <w:rsid w:val="005A08D3"/>
    <w:rsid w:val="005A0BEF"/>
    <w:rsid w:val="005A2924"/>
    <w:rsid w:val="005A33DB"/>
    <w:rsid w:val="005A4CFB"/>
    <w:rsid w:val="005A50D7"/>
    <w:rsid w:val="005B7F00"/>
    <w:rsid w:val="005C3CEF"/>
    <w:rsid w:val="005C53C5"/>
    <w:rsid w:val="005C6455"/>
    <w:rsid w:val="005C6B39"/>
    <w:rsid w:val="005C7265"/>
    <w:rsid w:val="005D13D3"/>
    <w:rsid w:val="005D20DE"/>
    <w:rsid w:val="005D21A6"/>
    <w:rsid w:val="005D3019"/>
    <w:rsid w:val="005D3305"/>
    <w:rsid w:val="005D63EB"/>
    <w:rsid w:val="005E26A8"/>
    <w:rsid w:val="005F027D"/>
    <w:rsid w:val="005F264F"/>
    <w:rsid w:val="005F56D9"/>
    <w:rsid w:val="00602D86"/>
    <w:rsid w:val="00604C53"/>
    <w:rsid w:val="00614840"/>
    <w:rsid w:val="00614BD0"/>
    <w:rsid w:val="00614E1E"/>
    <w:rsid w:val="00615C36"/>
    <w:rsid w:val="0061726F"/>
    <w:rsid w:val="00621ECD"/>
    <w:rsid w:val="006256A6"/>
    <w:rsid w:val="0062635D"/>
    <w:rsid w:val="00634096"/>
    <w:rsid w:val="00634136"/>
    <w:rsid w:val="00635EAE"/>
    <w:rsid w:val="0063620B"/>
    <w:rsid w:val="00637703"/>
    <w:rsid w:val="00637EE5"/>
    <w:rsid w:val="006509FD"/>
    <w:rsid w:val="00653616"/>
    <w:rsid w:val="0065528B"/>
    <w:rsid w:val="006558C2"/>
    <w:rsid w:val="006578F6"/>
    <w:rsid w:val="00663187"/>
    <w:rsid w:val="00664A98"/>
    <w:rsid w:val="00670E38"/>
    <w:rsid w:val="00671E73"/>
    <w:rsid w:val="00671FA6"/>
    <w:rsid w:val="0067282C"/>
    <w:rsid w:val="00673A6E"/>
    <w:rsid w:val="00683970"/>
    <w:rsid w:val="00686E6F"/>
    <w:rsid w:val="0068712E"/>
    <w:rsid w:val="0069424B"/>
    <w:rsid w:val="006945D0"/>
    <w:rsid w:val="006A22B2"/>
    <w:rsid w:val="006A4616"/>
    <w:rsid w:val="006A75FA"/>
    <w:rsid w:val="006A7AB6"/>
    <w:rsid w:val="006B1796"/>
    <w:rsid w:val="006C11E4"/>
    <w:rsid w:val="006C4719"/>
    <w:rsid w:val="006C7439"/>
    <w:rsid w:val="006D00E3"/>
    <w:rsid w:val="006D088E"/>
    <w:rsid w:val="006D0F4F"/>
    <w:rsid w:val="006D4EA2"/>
    <w:rsid w:val="006D5A12"/>
    <w:rsid w:val="006D5DE2"/>
    <w:rsid w:val="006D60E7"/>
    <w:rsid w:val="006D63B9"/>
    <w:rsid w:val="006D6B23"/>
    <w:rsid w:val="006D7D4F"/>
    <w:rsid w:val="006E21BD"/>
    <w:rsid w:val="006E27A9"/>
    <w:rsid w:val="006E4563"/>
    <w:rsid w:val="006E519D"/>
    <w:rsid w:val="006E5A9F"/>
    <w:rsid w:val="006F02B6"/>
    <w:rsid w:val="006F1E1B"/>
    <w:rsid w:val="006F4192"/>
    <w:rsid w:val="00703558"/>
    <w:rsid w:val="00704D02"/>
    <w:rsid w:val="007057B7"/>
    <w:rsid w:val="0070796B"/>
    <w:rsid w:val="00708B8C"/>
    <w:rsid w:val="007126A6"/>
    <w:rsid w:val="007173C2"/>
    <w:rsid w:val="00722143"/>
    <w:rsid w:val="007226BA"/>
    <w:rsid w:val="00723F33"/>
    <w:rsid w:val="00725446"/>
    <w:rsid w:val="00730938"/>
    <w:rsid w:val="00730C2A"/>
    <w:rsid w:val="007331C3"/>
    <w:rsid w:val="007341E2"/>
    <w:rsid w:val="0073684E"/>
    <w:rsid w:val="00737E34"/>
    <w:rsid w:val="0074476B"/>
    <w:rsid w:val="00744DA8"/>
    <w:rsid w:val="00746424"/>
    <w:rsid w:val="00750A1D"/>
    <w:rsid w:val="007551E9"/>
    <w:rsid w:val="007555BB"/>
    <w:rsid w:val="007621BA"/>
    <w:rsid w:val="00763CB4"/>
    <w:rsid w:val="007661AD"/>
    <w:rsid w:val="00775CBB"/>
    <w:rsid w:val="007801BC"/>
    <w:rsid w:val="00784620"/>
    <w:rsid w:val="00790E92"/>
    <w:rsid w:val="007933D6"/>
    <w:rsid w:val="007971DF"/>
    <w:rsid w:val="007A0DA6"/>
    <w:rsid w:val="007A1615"/>
    <w:rsid w:val="007A2E4D"/>
    <w:rsid w:val="007A3AAE"/>
    <w:rsid w:val="007A4C4F"/>
    <w:rsid w:val="007A6AD8"/>
    <w:rsid w:val="007B0B4E"/>
    <w:rsid w:val="007B3695"/>
    <w:rsid w:val="007B4BF2"/>
    <w:rsid w:val="007B576B"/>
    <w:rsid w:val="007B61F1"/>
    <w:rsid w:val="007C11F8"/>
    <w:rsid w:val="007C563D"/>
    <w:rsid w:val="007C5790"/>
    <w:rsid w:val="007D0B53"/>
    <w:rsid w:val="007D1032"/>
    <w:rsid w:val="007D1F48"/>
    <w:rsid w:val="007D2C7D"/>
    <w:rsid w:val="007E26AD"/>
    <w:rsid w:val="007E5CA9"/>
    <w:rsid w:val="007E655B"/>
    <w:rsid w:val="007E76B9"/>
    <w:rsid w:val="007F031B"/>
    <w:rsid w:val="007F085B"/>
    <w:rsid w:val="007F0CC9"/>
    <w:rsid w:val="007F10A8"/>
    <w:rsid w:val="007F3DFC"/>
    <w:rsid w:val="007F4E98"/>
    <w:rsid w:val="007F7CD0"/>
    <w:rsid w:val="0080071F"/>
    <w:rsid w:val="008018EB"/>
    <w:rsid w:val="0080297E"/>
    <w:rsid w:val="00805146"/>
    <w:rsid w:val="0081046C"/>
    <w:rsid w:val="0082112F"/>
    <w:rsid w:val="00824770"/>
    <w:rsid w:val="00830B23"/>
    <w:rsid w:val="00832ACD"/>
    <w:rsid w:val="00832FBA"/>
    <w:rsid w:val="00833B9D"/>
    <w:rsid w:val="00834710"/>
    <w:rsid w:val="00842471"/>
    <w:rsid w:val="00843543"/>
    <w:rsid w:val="00843D1B"/>
    <w:rsid w:val="00844307"/>
    <w:rsid w:val="00847502"/>
    <w:rsid w:val="00853F57"/>
    <w:rsid w:val="0085459D"/>
    <w:rsid w:val="00854CD8"/>
    <w:rsid w:val="008559F9"/>
    <w:rsid w:val="00860FC2"/>
    <w:rsid w:val="0086109E"/>
    <w:rsid w:val="0086186E"/>
    <w:rsid w:val="00865E74"/>
    <w:rsid w:val="00872897"/>
    <w:rsid w:val="0087573B"/>
    <w:rsid w:val="00877E7B"/>
    <w:rsid w:val="00883E42"/>
    <w:rsid w:val="00884A9D"/>
    <w:rsid w:val="00887DAB"/>
    <w:rsid w:val="008925BC"/>
    <w:rsid w:val="00893ADB"/>
    <w:rsid w:val="00897344"/>
    <w:rsid w:val="00897750"/>
    <w:rsid w:val="008A08B0"/>
    <w:rsid w:val="008A2250"/>
    <w:rsid w:val="008A41DE"/>
    <w:rsid w:val="008A5976"/>
    <w:rsid w:val="008A6931"/>
    <w:rsid w:val="008A6C18"/>
    <w:rsid w:val="008B19CC"/>
    <w:rsid w:val="008B54A8"/>
    <w:rsid w:val="008C2210"/>
    <w:rsid w:val="008C639D"/>
    <w:rsid w:val="008C7E22"/>
    <w:rsid w:val="008D1BAC"/>
    <w:rsid w:val="008D1F61"/>
    <w:rsid w:val="008D53E5"/>
    <w:rsid w:val="008D5CE7"/>
    <w:rsid w:val="008D7A74"/>
    <w:rsid w:val="008D7D6E"/>
    <w:rsid w:val="008E5F7C"/>
    <w:rsid w:val="008F2B56"/>
    <w:rsid w:val="008F6779"/>
    <w:rsid w:val="00900BDB"/>
    <w:rsid w:val="009025CF"/>
    <w:rsid w:val="009056DF"/>
    <w:rsid w:val="0090772A"/>
    <w:rsid w:val="00907B43"/>
    <w:rsid w:val="009115B5"/>
    <w:rsid w:val="0091211E"/>
    <w:rsid w:val="009123C5"/>
    <w:rsid w:val="009131D7"/>
    <w:rsid w:val="00916422"/>
    <w:rsid w:val="00920FF6"/>
    <w:rsid w:val="00921213"/>
    <w:rsid w:val="00922ACC"/>
    <w:rsid w:val="00922E3B"/>
    <w:rsid w:val="00923D5B"/>
    <w:rsid w:val="00924294"/>
    <w:rsid w:val="00925BAB"/>
    <w:rsid w:val="009263F4"/>
    <w:rsid w:val="00927888"/>
    <w:rsid w:val="0093164A"/>
    <w:rsid w:val="00934EB5"/>
    <w:rsid w:val="00936FD6"/>
    <w:rsid w:val="0094244C"/>
    <w:rsid w:val="00944899"/>
    <w:rsid w:val="00945E51"/>
    <w:rsid w:val="0095015B"/>
    <w:rsid w:val="00953700"/>
    <w:rsid w:val="00961AB7"/>
    <w:rsid w:val="00962892"/>
    <w:rsid w:val="00965528"/>
    <w:rsid w:val="00965A03"/>
    <w:rsid w:val="009667FB"/>
    <w:rsid w:val="00977E45"/>
    <w:rsid w:val="009814A4"/>
    <w:rsid w:val="00981A6A"/>
    <w:rsid w:val="0098310A"/>
    <w:rsid w:val="00984912"/>
    <w:rsid w:val="009917BA"/>
    <w:rsid w:val="00993335"/>
    <w:rsid w:val="00996459"/>
    <w:rsid w:val="00996CD6"/>
    <w:rsid w:val="009972C1"/>
    <w:rsid w:val="009A06A3"/>
    <w:rsid w:val="009A16ED"/>
    <w:rsid w:val="009A4EDD"/>
    <w:rsid w:val="009A59FC"/>
    <w:rsid w:val="009B3D46"/>
    <w:rsid w:val="009B760D"/>
    <w:rsid w:val="009C1D75"/>
    <w:rsid w:val="009C26F3"/>
    <w:rsid w:val="009C36CB"/>
    <w:rsid w:val="009C7F80"/>
    <w:rsid w:val="009D335C"/>
    <w:rsid w:val="009D3849"/>
    <w:rsid w:val="009E209A"/>
    <w:rsid w:val="009E2258"/>
    <w:rsid w:val="009E3BBF"/>
    <w:rsid w:val="009E4522"/>
    <w:rsid w:val="009E4653"/>
    <w:rsid w:val="009E738F"/>
    <w:rsid w:val="009F4832"/>
    <w:rsid w:val="009F4E77"/>
    <w:rsid w:val="009F5E85"/>
    <w:rsid w:val="009F7E9B"/>
    <w:rsid w:val="00A033C8"/>
    <w:rsid w:val="00A03658"/>
    <w:rsid w:val="00A04CD3"/>
    <w:rsid w:val="00A10DA5"/>
    <w:rsid w:val="00A10E38"/>
    <w:rsid w:val="00A111AC"/>
    <w:rsid w:val="00A11224"/>
    <w:rsid w:val="00A13BC4"/>
    <w:rsid w:val="00A141DA"/>
    <w:rsid w:val="00A14FB7"/>
    <w:rsid w:val="00A15A31"/>
    <w:rsid w:val="00A162C8"/>
    <w:rsid w:val="00A16B01"/>
    <w:rsid w:val="00A1775C"/>
    <w:rsid w:val="00A201C8"/>
    <w:rsid w:val="00A21D50"/>
    <w:rsid w:val="00A22459"/>
    <w:rsid w:val="00A22584"/>
    <w:rsid w:val="00A22624"/>
    <w:rsid w:val="00A30C5D"/>
    <w:rsid w:val="00A32CBE"/>
    <w:rsid w:val="00A3433C"/>
    <w:rsid w:val="00A35013"/>
    <w:rsid w:val="00A44BA3"/>
    <w:rsid w:val="00A4554A"/>
    <w:rsid w:val="00A4664C"/>
    <w:rsid w:val="00A50341"/>
    <w:rsid w:val="00A50664"/>
    <w:rsid w:val="00A51288"/>
    <w:rsid w:val="00A51DBB"/>
    <w:rsid w:val="00A5288C"/>
    <w:rsid w:val="00A54053"/>
    <w:rsid w:val="00A555BC"/>
    <w:rsid w:val="00A559DA"/>
    <w:rsid w:val="00A577D9"/>
    <w:rsid w:val="00A62905"/>
    <w:rsid w:val="00A67C0F"/>
    <w:rsid w:val="00A70587"/>
    <w:rsid w:val="00A70757"/>
    <w:rsid w:val="00A72125"/>
    <w:rsid w:val="00A72232"/>
    <w:rsid w:val="00A76921"/>
    <w:rsid w:val="00A77F6B"/>
    <w:rsid w:val="00A84587"/>
    <w:rsid w:val="00A91DAA"/>
    <w:rsid w:val="00A96804"/>
    <w:rsid w:val="00A96E0E"/>
    <w:rsid w:val="00A97C51"/>
    <w:rsid w:val="00AA6199"/>
    <w:rsid w:val="00AB4151"/>
    <w:rsid w:val="00AC00DD"/>
    <w:rsid w:val="00AC01FF"/>
    <w:rsid w:val="00AC3340"/>
    <w:rsid w:val="00AC3E88"/>
    <w:rsid w:val="00AC68A9"/>
    <w:rsid w:val="00AC7444"/>
    <w:rsid w:val="00AC7CD0"/>
    <w:rsid w:val="00AD1B45"/>
    <w:rsid w:val="00AD39F8"/>
    <w:rsid w:val="00AD3DDD"/>
    <w:rsid w:val="00AD48E5"/>
    <w:rsid w:val="00AD5E80"/>
    <w:rsid w:val="00AE7A36"/>
    <w:rsid w:val="00AF0C51"/>
    <w:rsid w:val="00B03826"/>
    <w:rsid w:val="00B04199"/>
    <w:rsid w:val="00B068E8"/>
    <w:rsid w:val="00B0780C"/>
    <w:rsid w:val="00B170AF"/>
    <w:rsid w:val="00B17386"/>
    <w:rsid w:val="00B204F0"/>
    <w:rsid w:val="00B20840"/>
    <w:rsid w:val="00B210FD"/>
    <w:rsid w:val="00B2386F"/>
    <w:rsid w:val="00B25893"/>
    <w:rsid w:val="00B274B6"/>
    <w:rsid w:val="00B30ADC"/>
    <w:rsid w:val="00B31850"/>
    <w:rsid w:val="00B31E28"/>
    <w:rsid w:val="00B3348B"/>
    <w:rsid w:val="00B373F7"/>
    <w:rsid w:val="00B4533D"/>
    <w:rsid w:val="00B577C1"/>
    <w:rsid w:val="00B60581"/>
    <w:rsid w:val="00B668DE"/>
    <w:rsid w:val="00B67D13"/>
    <w:rsid w:val="00B70BD8"/>
    <w:rsid w:val="00B71DCF"/>
    <w:rsid w:val="00B71EBD"/>
    <w:rsid w:val="00B75FB8"/>
    <w:rsid w:val="00B77F60"/>
    <w:rsid w:val="00B85A28"/>
    <w:rsid w:val="00B9316B"/>
    <w:rsid w:val="00B95B0F"/>
    <w:rsid w:val="00BA0B00"/>
    <w:rsid w:val="00BA216B"/>
    <w:rsid w:val="00BA61D5"/>
    <w:rsid w:val="00BA6D51"/>
    <w:rsid w:val="00BB052B"/>
    <w:rsid w:val="00BB1AA4"/>
    <w:rsid w:val="00BB2929"/>
    <w:rsid w:val="00BB29BF"/>
    <w:rsid w:val="00BB3991"/>
    <w:rsid w:val="00BB3F81"/>
    <w:rsid w:val="00BB6868"/>
    <w:rsid w:val="00BB6D8B"/>
    <w:rsid w:val="00BC052A"/>
    <w:rsid w:val="00BC180B"/>
    <w:rsid w:val="00BC3514"/>
    <w:rsid w:val="00BC6F6B"/>
    <w:rsid w:val="00BD77F8"/>
    <w:rsid w:val="00BE4059"/>
    <w:rsid w:val="00BE5B23"/>
    <w:rsid w:val="00BE7EAF"/>
    <w:rsid w:val="00BF23D3"/>
    <w:rsid w:val="00BF6CB6"/>
    <w:rsid w:val="00C00023"/>
    <w:rsid w:val="00C02029"/>
    <w:rsid w:val="00C05287"/>
    <w:rsid w:val="00C07708"/>
    <w:rsid w:val="00C1697F"/>
    <w:rsid w:val="00C2229A"/>
    <w:rsid w:val="00C248C0"/>
    <w:rsid w:val="00C24A37"/>
    <w:rsid w:val="00C27DFF"/>
    <w:rsid w:val="00C32B58"/>
    <w:rsid w:val="00C34333"/>
    <w:rsid w:val="00C40E2C"/>
    <w:rsid w:val="00C46F5D"/>
    <w:rsid w:val="00C51AF0"/>
    <w:rsid w:val="00C53022"/>
    <w:rsid w:val="00C5548F"/>
    <w:rsid w:val="00C56D7B"/>
    <w:rsid w:val="00C60A50"/>
    <w:rsid w:val="00C6184C"/>
    <w:rsid w:val="00C63BA3"/>
    <w:rsid w:val="00C667C2"/>
    <w:rsid w:val="00C7122E"/>
    <w:rsid w:val="00C733ED"/>
    <w:rsid w:val="00C77F54"/>
    <w:rsid w:val="00C8206D"/>
    <w:rsid w:val="00C8418D"/>
    <w:rsid w:val="00C8463D"/>
    <w:rsid w:val="00C8556E"/>
    <w:rsid w:val="00C857AA"/>
    <w:rsid w:val="00C9234C"/>
    <w:rsid w:val="00C944C1"/>
    <w:rsid w:val="00C9525D"/>
    <w:rsid w:val="00CA144F"/>
    <w:rsid w:val="00CA26A5"/>
    <w:rsid w:val="00CA2C39"/>
    <w:rsid w:val="00CA361B"/>
    <w:rsid w:val="00CB12D2"/>
    <w:rsid w:val="00CC039E"/>
    <w:rsid w:val="00CC478A"/>
    <w:rsid w:val="00CC6215"/>
    <w:rsid w:val="00CD2A68"/>
    <w:rsid w:val="00CD3E83"/>
    <w:rsid w:val="00CE07DB"/>
    <w:rsid w:val="00CE1FA9"/>
    <w:rsid w:val="00CE3FAA"/>
    <w:rsid w:val="00CE613D"/>
    <w:rsid w:val="00CF025E"/>
    <w:rsid w:val="00CF2724"/>
    <w:rsid w:val="00CF71E7"/>
    <w:rsid w:val="00CF73FC"/>
    <w:rsid w:val="00D00655"/>
    <w:rsid w:val="00D00D8F"/>
    <w:rsid w:val="00D03E60"/>
    <w:rsid w:val="00D04A49"/>
    <w:rsid w:val="00D06D20"/>
    <w:rsid w:val="00D075E3"/>
    <w:rsid w:val="00D07F96"/>
    <w:rsid w:val="00D10CC3"/>
    <w:rsid w:val="00D111B5"/>
    <w:rsid w:val="00D11235"/>
    <w:rsid w:val="00D118DD"/>
    <w:rsid w:val="00D1296D"/>
    <w:rsid w:val="00D12F9D"/>
    <w:rsid w:val="00D21523"/>
    <w:rsid w:val="00D22F68"/>
    <w:rsid w:val="00D23808"/>
    <w:rsid w:val="00D317AB"/>
    <w:rsid w:val="00D332F1"/>
    <w:rsid w:val="00D344AA"/>
    <w:rsid w:val="00D35819"/>
    <w:rsid w:val="00D3634F"/>
    <w:rsid w:val="00D42EAC"/>
    <w:rsid w:val="00D446FF"/>
    <w:rsid w:val="00D50675"/>
    <w:rsid w:val="00D532DE"/>
    <w:rsid w:val="00D6300A"/>
    <w:rsid w:val="00D662F4"/>
    <w:rsid w:val="00D66CCF"/>
    <w:rsid w:val="00D7368E"/>
    <w:rsid w:val="00D73854"/>
    <w:rsid w:val="00D74059"/>
    <w:rsid w:val="00D74B28"/>
    <w:rsid w:val="00D75924"/>
    <w:rsid w:val="00D75AF9"/>
    <w:rsid w:val="00D77B82"/>
    <w:rsid w:val="00D8057F"/>
    <w:rsid w:val="00D80696"/>
    <w:rsid w:val="00D83B6F"/>
    <w:rsid w:val="00D860CF"/>
    <w:rsid w:val="00D92850"/>
    <w:rsid w:val="00D93EED"/>
    <w:rsid w:val="00D95391"/>
    <w:rsid w:val="00DA31F9"/>
    <w:rsid w:val="00DA6338"/>
    <w:rsid w:val="00DB2409"/>
    <w:rsid w:val="00DB5A36"/>
    <w:rsid w:val="00DC263C"/>
    <w:rsid w:val="00DC6667"/>
    <w:rsid w:val="00DD0594"/>
    <w:rsid w:val="00DD2A7D"/>
    <w:rsid w:val="00DD4EA0"/>
    <w:rsid w:val="00DD6D02"/>
    <w:rsid w:val="00DD7DCD"/>
    <w:rsid w:val="00DE45AB"/>
    <w:rsid w:val="00DE67B1"/>
    <w:rsid w:val="00DE7126"/>
    <w:rsid w:val="00DF05DB"/>
    <w:rsid w:val="00DF3C68"/>
    <w:rsid w:val="00DF74B2"/>
    <w:rsid w:val="00E029C5"/>
    <w:rsid w:val="00E03C18"/>
    <w:rsid w:val="00E04CD7"/>
    <w:rsid w:val="00E04D3F"/>
    <w:rsid w:val="00E10226"/>
    <w:rsid w:val="00E11A53"/>
    <w:rsid w:val="00E139FB"/>
    <w:rsid w:val="00E15DD3"/>
    <w:rsid w:val="00E17BAA"/>
    <w:rsid w:val="00E21D8A"/>
    <w:rsid w:val="00E220B8"/>
    <w:rsid w:val="00E22DBB"/>
    <w:rsid w:val="00E24688"/>
    <w:rsid w:val="00E24965"/>
    <w:rsid w:val="00E2571B"/>
    <w:rsid w:val="00E25F41"/>
    <w:rsid w:val="00E26783"/>
    <w:rsid w:val="00E340D8"/>
    <w:rsid w:val="00E348E6"/>
    <w:rsid w:val="00E35C52"/>
    <w:rsid w:val="00E35C88"/>
    <w:rsid w:val="00E36275"/>
    <w:rsid w:val="00E373F0"/>
    <w:rsid w:val="00E37EB3"/>
    <w:rsid w:val="00E409DE"/>
    <w:rsid w:val="00E40FA8"/>
    <w:rsid w:val="00E415D3"/>
    <w:rsid w:val="00E50DA0"/>
    <w:rsid w:val="00E51AE3"/>
    <w:rsid w:val="00E51BD5"/>
    <w:rsid w:val="00E55100"/>
    <w:rsid w:val="00E6009E"/>
    <w:rsid w:val="00E622B3"/>
    <w:rsid w:val="00E6407E"/>
    <w:rsid w:val="00E71FC1"/>
    <w:rsid w:val="00E72B68"/>
    <w:rsid w:val="00E73B14"/>
    <w:rsid w:val="00E749F5"/>
    <w:rsid w:val="00E75F8A"/>
    <w:rsid w:val="00E76098"/>
    <w:rsid w:val="00E8134D"/>
    <w:rsid w:val="00E86EE6"/>
    <w:rsid w:val="00E91BBB"/>
    <w:rsid w:val="00E92278"/>
    <w:rsid w:val="00E928D9"/>
    <w:rsid w:val="00E93AA0"/>
    <w:rsid w:val="00EA3E4C"/>
    <w:rsid w:val="00EA60F2"/>
    <w:rsid w:val="00EB576D"/>
    <w:rsid w:val="00EC1013"/>
    <w:rsid w:val="00EC1E67"/>
    <w:rsid w:val="00EC34D6"/>
    <w:rsid w:val="00EC56D2"/>
    <w:rsid w:val="00EC5D38"/>
    <w:rsid w:val="00EC7FDA"/>
    <w:rsid w:val="00ED0847"/>
    <w:rsid w:val="00ED3615"/>
    <w:rsid w:val="00ED3B35"/>
    <w:rsid w:val="00EE4DA5"/>
    <w:rsid w:val="00EF0D95"/>
    <w:rsid w:val="00EF1C56"/>
    <w:rsid w:val="00EF53C8"/>
    <w:rsid w:val="00F05B52"/>
    <w:rsid w:val="00F079BA"/>
    <w:rsid w:val="00F07C58"/>
    <w:rsid w:val="00F1053E"/>
    <w:rsid w:val="00F124B1"/>
    <w:rsid w:val="00F2006F"/>
    <w:rsid w:val="00F22B47"/>
    <w:rsid w:val="00F232AE"/>
    <w:rsid w:val="00F26F74"/>
    <w:rsid w:val="00F339D0"/>
    <w:rsid w:val="00F348C8"/>
    <w:rsid w:val="00F37633"/>
    <w:rsid w:val="00F43D05"/>
    <w:rsid w:val="00F441EC"/>
    <w:rsid w:val="00F469B1"/>
    <w:rsid w:val="00F4767E"/>
    <w:rsid w:val="00F50633"/>
    <w:rsid w:val="00F53BAB"/>
    <w:rsid w:val="00F557BA"/>
    <w:rsid w:val="00F56D8A"/>
    <w:rsid w:val="00F77C97"/>
    <w:rsid w:val="00F8209C"/>
    <w:rsid w:val="00F82E84"/>
    <w:rsid w:val="00F848DB"/>
    <w:rsid w:val="00F848EF"/>
    <w:rsid w:val="00F905B5"/>
    <w:rsid w:val="00F9357C"/>
    <w:rsid w:val="00F948E7"/>
    <w:rsid w:val="00F94B30"/>
    <w:rsid w:val="00F95140"/>
    <w:rsid w:val="00F952E6"/>
    <w:rsid w:val="00FA0AFB"/>
    <w:rsid w:val="00FA17F2"/>
    <w:rsid w:val="00FA2B0B"/>
    <w:rsid w:val="00FA4154"/>
    <w:rsid w:val="00FA5595"/>
    <w:rsid w:val="00FA73E9"/>
    <w:rsid w:val="00FB1E3A"/>
    <w:rsid w:val="00FB3105"/>
    <w:rsid w:val="00FB4555"/>
    <w:rsid w:val="00FB5157"/>
    <w:rsid w:val="00FB6CFF"/>
    <w:rsid w:val="00FC0F57"/>
    <w:rsid w:val="00FC4554"/>
    <w:rsid w:val="00FC4EC3"/>
    <w:rsid w:val="00FC5B72"/>
    <w:rsid w:val="00FC7B25"/>
    <w:rsid w:val="00FD46A4"/>
    <w:rsid w:val="00FD5EA4"/>
    <w:rsid w:val="00FE24C8"/>
    <w:rsid w:val="00FE5384"/>
    <w:rsid w:val="00FE55C4"/>
    <w:rsid w:val="00FF1A4D"/>
    <w:rsid w:val="00FF61C8"/>
    <w:rsid w:val="00FF63F4"/>
    <w:rsid w:val="011A4AFE"/>
    <w:rsid w:val="0135E809"/>
    <w:rsid w:val="0141D24D"/>
    <w:rsid w:val="014DC91C"/>
    <w:rsid w:val="01885F97"/>
    <w:rsid w:val="01947088"/>
    <w:rsid w:val="01C3950F"/>
    <w:rsid w:val="02175780"/>
    <w:rsid w:val="0227DF96"/>
    <w:rsid w:val="0323931E"/>
    <w:rsid w:val="039EE413"/>
    <w:rsid w:val="03C13AE0"/>
    <w:rsid w:val="03C1CA7A"/>
    <w:rsid w:val="03E1566B"/>
    <w:rsid w:val="04504C81"/>
    <w:rsid w:val="04D9C431"/>
    <w:rsid w:val="054AF136"/>
    <w:rsid w:val="055E48A6"/>
    <w:rsid w:val="056EAF52"/>
    <w:rsid w:val="058CC4F7"/>
    <w:rsid w:val="05DAD653"/>
    <w:rsid w:val="067C10EB"/>
    <w:rsid w:val="06FBBB46"/>
    <w:rsid w:val="07C53E0B"/>
    <w:rsid w:val="07ED75A5"/>
    <w:rsid w:val="07F219F6"/>
    <w:rsid w:val="08D6C8FD"/>
    <w:rsid w:val="099E9DA9"/>
    <w:rsid w:val="0A1280F5"/>
    <w:rsid w:val="0B562229"/>
    <w:rsid w:val="0B8CF1C0"/>
    <w:rsid w:val="0BEF634D"/>
    <w:rsid w:val="0BF4AD0C"/>
    <w:rsid w:val="0C076831"/>
    <w:rsid w:val="0CF7DF6E"/>
    <w:rsid w:val="0D2BD8F7"/>
    <w:rsid w:val="0D9D7DE6"/>
    <w:rsid w:val="0FA3F5FA"/>
    <w:rsid w:val="0FCDB443"/>
    <w:rsid w:val="100A113E"/>
    <w:rsid w:val="103F9E51"/>
    <w:rsid w:val="1042E23F"/>
    <w:rsid w:val="10991C30"/>
    <w:rsid w:val="11A062D2"/>
    <w:rsid w:val="11A5F907"/>
    <w:rsid w:val="11A88407"/>
    <w:rsid w:val="125BF553"/>
    <w:rsid w:val="12A90B83"/>
    <w:rsid w:val="12EBCCE0"/>
    <w:rsid w:val="132133F0"/>
    <w:rsid w:val="13254F13"/>
    <w:rsid w:val="135A8FDA"/>
    <w:rsid w:val="13BF6A61"/>
    <w:rsid w:val="13C67280"/>
    <w:rsid w:val="13FA1090"/>
    <w:rsid w:val="1428283A"/>
    <w:rsid w:val="1466D7D6"/>
    <w:rsid w:val="14B9B759"/>
    <w:rsid w:val="14EED382"/>
    <w:rsid w:val="153E18A1"/>
    <w:rsid w:val="1564211C"/>
    <w:rsid w:val="1602B0F6"/>
    <w:rsid w:val="160FC14E"/>
    <w:rsid w:val="1696D6B1"/>
    <w:rsid w:val="16B493FF"/>
    <w:rsid w:val="16F23506"/>
    <w:rsid w:val="178F8B36"/>
    <w:rsid w:val="17A543C1"/>
    <w:rsid w:val="17DB649B"/>
    <w:rsid w:val="18363D47"/>
    <w:rsid w:val="18946796"/>
    <w:rsid w:val="18D279AB"/>
    <w:rsid w:val="194EE5B8"/>
    <w:rsid w:val="199585AA"/>
    <w:rsid w:val="1A709183"/>
    <w:rsid w:val="1A781BD7"/>
    <w:rsid w:val="1ABDFE33"/>
    <w:rsid w:val="1AC1AB47"/>
    <w:rsid w:val="1AD18687"/>
    <w:rsid w:val="1AF5E895"/>
    <w:rsid w:val="1B2790C9"/>
    <w:rsid w:val="1C316190"/>
    <w:rsid w:val="1CDB4458"/>
    <w:rsid w:val="1CF61A9C"/>
    <w:rsid w:val="1D38F573"/>
    <w:rsid w:val="1F1C3249"/>
    <w:rsid w:val="1F74B0B5"/>
    <w:rsid w:val="1FAB9CBA"/>
    <w:rsid w:val="201428BB"/>
    <w:rsid w:val="203E24E7"/>
    <w:rsid w:val="20BA4278"/>
    <w:rsid w:val="2139FAAE"/>
    <w:rsid w:val="21D15579"/>
    <w:rsid w:val="2229C212"/>
    <w:rsid w:val="2260FCDE"/>
    <w:rsid w:val="22B27575"/>
    <w:rsid w:val="22BD316C"/>
    <w:rsid w:val="22DBABC1"/>
    <w:rsid w:val="2368E24B"/>
    <w:rsid w:val="24B980F3"/>
    <w:rsid w:val="2509D4AC"/>
    <w:rsid w:val="2517E431"/>
    <w:rsid w:val="25426E16"/>
    <w:rsid w:val="25A213F9"/>
    <w:rsid w:val="25C356AA"/>
    <w:rsid w:val="26082B0A"/>
    <w:rsid w:val="279E8DFE"/>
    <w:rsid w:val="27AD899F"/>
    <w:rsid w:val="27AF7076"/>
    <w:rsid w:val="27CD43D4"/>
    <w:rsid w:val="27F7D053"/>
    <w:rsid w:val="287DD2E2"/>
    <w:rsid w:val="28ACD838"/>
    <w:rsid w:val="29098C87"/>
    <w:rsid w:val="2947D8A9"/>
    <w:rsid w:val="29976FDC"/>
    <w:rsid w:val="29BBAD48"/>
    <w:rsid w:val="2A033B5B"/>
    <w:rsid w:val="2A0E81F7"/>
    <w:rsid w:val="2A42B3EB"/>
    <w:rsid w:val="2A68A5E2"/>
    <w:rsid w:val="2AAE6B42"/>
    <w:rsid w:val="2B2AD1A7"/>
    <w:rsid w:val="2B47AE35"/>
    <w:rsid w:val="2B5F05D3"/>
    <w:rsid w:val="2C0E0AB7"/>
    <w:rsid w:val="2DE4C4B2"/>
    <w:rsid w:val="2E2F8C3C"/>
    <w:rsid w:val="2E837976"/>
    <w:rsid w:val="2F783173"/>
    <w:rsid w:val="2FF02E0C"/>
    <w:rsid w:val="3012B7EF"/>
    <w:rsid w:val="302379F6"/>
    <w:rsid w:val="3062B013"/>
    <w:rsid w:val="30ECB540"/>
    <w:rsid w:val="3140DBD3"/>
    <w:rsid w:val="31A23963"/>
    <w:rsid w:val="31CE2437"/>
    <w:rsid w:val="320D81EF"/>
    <w:rsid w:val="332AF034"/>
    <w:rsid w:val="334905E5"/>
    <w:rsid w:val="336B401A"/>
    <w:rsid w:val="33B34B35"/>
    <w:rsid w:val="33DCE612"/>
    <w:rsid w:val="341D7755"/>
    <w:rsid w:val="34397DB3"/>
    <w:rsid w:val="34809CF1"/>
    <w:rsid w:val="34BAE480"/>
    <w:rsid w:val="34C8847B"/>
    <w:rsid w:val="34EFE80E"/>
    <w:rsid w:val="35AA821D"/>
    <w:rsid w:val="35C23251"/>
    <w:rsid w:val="36A688E4"/>
    <w:rsid w:val="36E9D650"/>
    <w:rsid w:val="37182CC2"/>
    <w:rsid w:val="377F63D8"/>
    <w:rsid w:val="3857E245"/>
    <w:rsid w:val="3898E865"/>
    <w:rsid w:val="38FAFC4C"/>
    <w:rsid w:val="396F16C1"/>
    <w:rsid w:val="397011F4"/>
    <w:rsid w:val="39F2CE68"/>
    <w:rsid w:val="3A09C71E"/>
    <w:rsid w:val="3AB2F470"/>
    <w:rsid w:val="3AB5E222"/>
    <w:rsid w:val="3B138364"/>
    <w:rsid w:val="3BC9B449"/>
    <w:rsid w:val="3C593088"/>
    <w:rsid w:val="3C91B4C5"/>
    <w:rsid w:val="3CA2F5E4"/>
    <w:rsid w:val="3D5F7F2A"/>
    <w:rsid w:val="3DA6B23C"/>
    <w:rsid w:val="3DCF5E52"/>
    <w:rsid w:val="3DD98FAA"/>
    <w:rsid w:val="3E18E77A"/>
    <w:rsid w:val="3E553833"/>
    <w:rsid w:val="3E5DA4F4"/>
    <w:rsid w:val="3EBA8F15"/>
    <w:rsid w:val="3ED24A8E"/>
    <w:rsid w:val="3FCA55DD"/>
    <w:rsid w:val="3FF05832"/>
    <w:rsid w:val="40655005"/>
    <w:rsid w:val="41CA641D"/>
    <w:rsid w:val="43C58C38"/>
    <w:rsid w:val="43E61399"/>
    <w:rsid w:val="444F5E46"/>
    <w:rsid w:val="446B9A31"/>
    <w:rsid w:val="447FB233"/>
    <w:rsid w:val="449AC973"/>
    <w:rsid w:val="44C5121E"/>
    <w:rsid w:val="44C8F91E"/>
    <w:rsid w:val="45641C6F"/>
    <w:rsid w:val="45A65986"/>
    <w:rsid w:val="45D5FB46"/>
    <w:rsid w:val="46049E9F"/>
    <w:rsid w:val="460A251F"/>
    <w:rsid w:val="46342A12"/>
    <w:rsid w:val="4659C8B8"/>
    <w:rsid w:val="46734C61"/>
    <w:rsid w:val="4690D20D"/>
    <w:rsid w:val="471743FE"/>
    <w:rsid w:val="472CDC5D"/>
    <w:rsid w:val="476EF35A"/>
    <w:rsid w:val="478EE6EC"/>
    <w:rsid w:val="47A12B60"/>
    <w:rsid w:val="488BCF6E"/>
    <w:rsid w:val="488D1967"/>
    <w:rsid w:val="48CAA735"/>
    <w:rsid w:val="490A5D4E"/>
    <w:rsid w:val="49283250"/>
    <w:rsid w:val="49CFBF10"/>
    <w:rsid w:val="49EAD059"/>
    <w:rsid w:val="4A07A642"/>
    <w:rsid w:val="4A0817AB"/>
    <w:rsid w:val="4A1DA2DE"/>
    <w:rsid w:val="4A42B162"/>
    <w:rsid w:val="4AC0C176"/>
    <w:rsid w:val="4B0B2D53"/>
    <w:rsid w:val="4B19F035"/>
    <w:rsid w:val="4BA3A886"/>
    <w:rsid w:val="4BAE3ED8"/>
    <w:rsid w:val="4BD0D486"/>
    <w:rsid w:val="4BF8A5A7"/>
    <w:rsid w:val="4C213503"/>
    <w:rsid w:val="4C81328E"/>
    <w:rsid w:val="4CBF2CB4"/>
    <w:rsid w:val="4E075A8C"/>
    <w:rsid w:val="4E857DDE"/>
    <w:rsid w:val="4E96DCC0"/>
    <w:rsid w:val="4EA94E6E"/>
    <w:rsid w:val="4ECF5DD7"/>
    <w:rsid w:val="4EDE8D7E"/>
    <w:rsid w:val="4EF75466"/>
    <w:rsid w:val="4EF7D2CB"/>
    <w:rsid w:val="4FB0F1E2"/>
    <w:rsid w:val="4FC4AB6C"/>
    <w:rsid w:val="4FD5B922"/>
    <w:rsid w:val="4FE211AD"/>
    <w:rsid w:val="4FF31366"/>
    <w:rsid w:val="5014B501"/>
    <w:rsid w:val="50846513"/>
    <w:rsid w:val="509D1CC4"/>
    <w:rsid w:val="50C17BEF"/>
    <w:rsid w:val="50E07F56"/>
    <w:rsid w:val="5166C223"/>
    <w:rsid w:val="5281D62A"/>
    <w:rsid w:val="52C08A03"/>
    <w:rsid w:val="532E6F1F"/>
    <w:rsid w:val="53CF6D78"/>
    <w:rsid w:val="53FD650F"/>
    <w:rsid w:val="53FDBC15"/>
    <w:rsid w:val="541A221E"/>
    <w:rsid w:val="54354F9C"/>
    <w:rsid w:val="54C7B06C"/>
    <w:rsid w:val="5513A999"/>
    <w:rsid w:val="5557D653"/>
    <w:rsid w:val="556EEDE0"/>
    <w:rsid w:val="556F5432"/>
    <w:rsid w:val="5598F153"/>
    <w:rsid w:val="559A736E"/>
    <w:rsid w:val="562D458E"/>
    <w:rsid w:val="568A4C84"/>
    <w:rsid w:val="570CB2B6"/>
    <w:rsid w:val="57420E77"/>
    <w:rsid w:val="577D8CDE"/>
    <w:rsid w:val="57DE0911"/>
    <w:rsid w:val="57E1E17B"/>
    <w:rsid w:val="584D0BEE"/>
    <w:rsid w:val="58737A3A"/>
    <w:rsid w:val="587FED96"/>
    <w:rsid w:val="58AA2355"/>
    <w:rsid w:val="59577AC2"/>
    <w:rsid w:val="59652D84"/>
    <w:rsid w:val="596F9604"/>
    <w:rsid w:val="5A1C69CB"/>
    <w:rsid w:val="5A46369D"/>
    <w:rsid w:val="5A879755"/>
    <w:rsid w:val="5B5FD69C"/>
    <w:rsid w:val="5B94106A"/>
    <w:rsid w:val="5C50CD46"/>
    <w:rsid w:val="5C7B2823"/>
    <w:rsid w:val="5C948EEE"/>
    <w:rsid w:val="5CE6231D"/>
    <w:rsid w:val="5D22E91B"/>
    <w:rsid w:val="5D3B1F0F"/>
    <w:rsid w:val="5D7362DB"/>
    <w:rsid w:val="5D9E131F"/>
    <w:rsid w:val="5E12CCA1"/>
    <w:rsid w:val="5E3B0FFC"/>
    <w:rsid w:val="5E9F7062"/>
    <w:rsid w:val="5ECB6F6E"/>
    <w:rsid w:val="5F14C5CE"/>
    <w:rsid w:val="5F4404F4"/>
    <w:rsid w:val="5F467ABB"/>
    <w:rsid w:val="5F9B1F01"/>
    <w:rsid w:val="600275AF"/>
    <w:rsid w:val="605EDC5A"/>
    <w:rsid w:val="6068E380"/>
    <w:rsid w:val="60CDEFC4"/>
    <w:rsid w:val="6112CC7A"/>
    <w:rsid w:val="611B2AF3"/>
    <w:rsid w:val="611E9B4A"/>
    <w:rsid w:val="6123DB88"/>
    <w:rsid w:val="61814BFC"/>
    <w:rsid w:val="61B4D314"/>
    <w:rsid w:val="61C1AD49"/>
    <w:rsid w:val="623B473E"/>
    <w:rsid w:val="626EB976"/>
    <w:rsid w:val="62E405F2"/>
    <w:rsid w:val="632AEEA6"/>
    <w:rsid w:val="63CAF5CF"/>
    <w:rsid w:val="6547A093"/>
    <w:rsid w:val="6547A4A1"/>
    <w:rsid w:val="65A9A0B8"/>
    <w:rsid w:val="6727B736"/>
    <w:rsid w:val="674305AF"/>
    <w:rsid w:val="67E3FFF9"/>
    <w:rsid w:val="680FFDF5"/>
    <w:rsid w:val="6879EC15"/>
    <w:rsid w:val="68A35482"/>
    <w:rsid w:val="693F4124"/>
    <w:rsid w:val="695236F3"/>
    <w:rsid w:val="69A6A2B4"/>
    <w:rsid w:val="69BB335F"/>
    <w:rsid w:val="69E52BCD"/>
    <w:rsid w:val="69E82CC2"/>
    <w:rsid w:val="6A629481"/>
    <w:rsid w:val="6AB394D8"/>
    <w:rsid w:val="6B1D3829"/>
    <w:rsid w:val="6B3AC0BA"/>
    <w:rsid w:val="6BA22DE7"/>
    <w:rsid w:val="6C844A82"/>
    <w:rsid w:val="6C9278EA"/>
    <w:rsid w:val="6C9331B9"/>
    <w:rsid w:val="6DF1AE23"/>
    <w:rsid w:val="6E2D5C46"/>
    <w:rsid w:val="6E58411D"/>
    <w:rsid w:val="6EA7188A"/>
    <w:rsid w:val="6EEA4EB6"/>
    <w:rsid w:val="6F2FF6E7"/>
    <w:rsid w:val="6F68F39C"/>
    <w:rsid w:val="6F84CC80"/>
    <w:rsid w:val="70438F82"/>
    <w:rsid w:val="70620944"/>
    <w:rsid w:val="70768501"/>
    <w:rsid w:val="70770AAF"/>
    <w:rsid w:val="709AE1FE"/>
    <w:rsid w:val="712A47BA"/>
    <w:rsid w:val="71329DA6"/>
    <w:rsid w:val="718E4453"/>
    <w:rsid w:val="71AEDB62"/>
    <w:rsid w:val="7235B018"/>
    <w:rsid w:val="725424AB"/>
    <w:rsid w:val="726BA74B"/>
    <w:rsid w:val="727DD407"/>
    <w:rsid w:val="72E65CD1"/>
    <w:rsid w:val="72FBE7AA"/>
    <w:rsid w:val="7328599A"/>
    <w:rsid w:val="737B3462"/>
    <w:rsid w:val="737B727A"/>
    <w:rsid w:val="7394D989"/>
    <w:rsid w:val="73EFBB9B"/>
    <w:rsid w:val="7427A1A2"/>
    <w:rsid w:val="743D1D03"/>
    <w:rsid w:val="74C298C1"/>
    <w:rsid w:val="7539A071"/>
    <w:rsid w:val="7572F27D"/>
    <w:rsid w:val="7580B21A"/>
    <w:rsid w:val="75F06B02"/>
    <w:rsid w:val="767D21FC"/>
    <w:rsid w:val="76BF6AA3"/>
    <w:rsid w:val="772C3CAF"/>
    <w:rsid w:val="7733D3A9"/>
    <w:rsid w:val="7844623D"/>
    <w:rsid w:val="78860C42"/>
    <w:rsid w:val="78967634"/>
    <w:rsid w:val="78D24F29"/>
    <w:rsid w:val="79027510"/>
    <w:rsid w:val="797AEC24"/>
    <w:rsid w:val="79B11565"/>
    <w:rsid w:val="79BC1F0B"/>
    <w:rsid w:val="79CF590B"/>
    <w:rsid w:val="7A29B4A4"/>
    <w:rsid w:val="7A53A59F"/>
    <w:rsid w:val="7A6247A1"/>
    <w:rsid w:val="7AE1528F"/>
    <w:rsid w:val="7AF7B1F7"/>
    <w:rsid w:val="7B14B406"/>
    <w:rsid w:val="7B2F5E75"/>
    <w:rsid w:val="7B78CE45"/>
    <w:rsid w:val="7C22C7ED"/>
    <w:rsid w:val="7C5BB19B"/>
    <w:rsid w:val="7C657832"/>
    <w:rsid w:val="7CADE199"/>
    <w:rsid w:val="7D303F2D"/>
    <w:rsid w:val="7E1E73CE"/>
    <w:rsid w:val="7E65281B"/>
    <w:rsid w:val="7EC0BC7D"/>
    <w:rsid w:val="7F149B87"/>
    <w:rsid w:val="7F1D6CF7"/>
    <w:rsid w:val="7F36C865"/>
    <w:rsid w:val="7F5602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F24F"/>
  <w15:chartTrackingRefBased/>
  <w15:docId w15:val="{13D6FA43-451C-459E-9746-1CE98937A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A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42EA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42EA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332AF034"/>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611B2AF3"/>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611B2AF3"/>
    <w:rPr>
      <w:rFonts w:eastAsiaTheme="majorEastAsia" w:cstheme="majorBidi"/>
      <w:color w:val="595959" w:themeColor="text1" w:themeTint="A6"/>
      <w:sz w:val="28"/>
      <w:szCs w:val="28"/>
    </w:rPr>
  </w:style>
  <w:style w:type="table" w:styleId="TableGrid">
    <w:name w:val="Table Grid"/>
    <w:basedOn w:val="TableNormal"/>
    <w:uiPriority w:val="39"/>
    <w:rsid w:val="00200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D46A4"/>
    <w:rPr>
      <w:rFonts w:asciiTheme="majorHAnsi" w:eastAsiaTheme="majorEastAsia" w:hAnsiTheme="majorHAnsi" w:cstheme="majorBidi"/>
      <w:color w:val="0F4761" w:themeColor="accent1" w:themeShade="BF"/>
      <w:sz w:val="32"/>
      <w:szCs w:val="32"/>
    </w:rPr>
  </w:style>
  <w:style w:type="table" w:styleId="GridTable5Dark">
    <w:name w:val="Grid Table 5 Dark"/>
    <w:basedOn w:val="TableNormal"/>
    <w:uiPriority w:val="50"/>
    <w:rsid w:val="00FD46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OCHeading">
    <w:name w:val="TOC Heading"/>
    <w:basedOn w:val="Heading1"/>
    <w:next w:val="Normal"/>
    <w:uiPriority w:val="39"/>
    <w:unhideWhenUsed/>
    <w:qFormat/>
    <w:rsid w:val="00E415D3"/>
    <w:pPr>
      <w:spacing w:line="259" w:lineRule="auto"/>
      <w:outlineLvl w:val="9"/>
    </w:pPr>
    <w:rPr>
      <w:lang w:eastAsia="en-US"/>
    </w:rPr>
  </w:style>
  <w:style w:type="character" w:customStyle="1" w:styleId="Heading2Char">
    <w:name w:val="Heading 2 Char"/>
    <w:basedOn w:val="DefaultParagraphFont"/>
    <w:link w:val="Heading2"/>
    <w:uiPriority w:val="9"/>
    <w:rsid w:val="00D42EAC"/>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D42EAC"/>
    <w:rPr>
      <w:rFonts w:asciiTheme="majorHAnsi" w:eastAsiaTheme="majorEastAsia" w:hAnsiTheme="majorHAnsi" w:cstheme="majorBidi"/>
      <w:color w:val="0A2F40" w:themeColor="accent1" w:themeShade="7F"/>
    </w:rPr>
  </w:style>
  <w:style w:type="paragraph" w:styleId="TOC1">
    <w:name w:val="toc 1"/>
    <w:basedOn w:val="Normal"/>
    <w:next w:val="Normal"/>
    <w:autoRedefine/>
    <w:uiPriority w:val="39"/>
    <w:unhideWhenUsed/>
    <w:rsid w:val="00AB4151"/>
    <w:pPr>
      <w:spacing w:after="100"/>
    </w:pPr>
  </w:style>
  <w:style w:type="paragraph" w:styleId="TOC2">
    <w:name w:val="toc 2"/>
    <w:basedOn w:val="Normal"/>
    <w:next w:val="Normal"/>
    <w:autoRedefine/>
    <w:uiPriority w:val="39"/>
    <w:unhideWhenUsed/>
    <w:rsid w:val="00AB4151"/>
    <w:pPr>
      <w:spacing w:after="100"/>
      <w:ind w:left="240"/>
    </w:pPr>
  </w:style>
  <w:style w:type="character" w:styleId="Hyperlink">
    <w:name w:val="Hyperlink"/>
    <w:basedOn w:val="DefaultParagraphFont"/>
    <w:uiPriority w:val="99"/>
    <w:unhideWhenUsed/>
    <w:rsid w:val="00AB4151"/>
    <w:rPr>
      <w:color w:val="467886" w:themeColor="hyperlink"/>
      <w:u w:val="single"/>
    </w:rPr>
  </w:style>
  <w:style w:type="table" w:styleId="GridTable4">
    <w:name w:val="Grid Table 4"/>
    <w:basedOn w:val="TableNormal"/>
    <w:uiPriority w:val="49"/>
    <w:rsid w:val="0068397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6E519D"/>
    <w:rPr>
      <w:rFonts w:ascii="Courier New" w:eastAsia="Times New Roman" w:hAnsi="Courier New" w:cs="Courier New"/>
      <w:sz w:val="20"/>
      <w:szCs w:val="20"/>
    </w:rPr>
  </w:style>
  <w:style w:type="paragraph" w:styleId="ListParagraph">
    <w:name w:val="List Paragraph"/>
    <w:basedOn w:val="Normal"/>
    <w:uiPriority w:val="34"/>
    <w:qFormat/>
    <w:rsid w:val="36A688E4"/>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D7DCD"/>
    <w:rPr>
      <w:b/>
      <w:bCs/>
    </w:rPr>
  </w:style>
  <w:style w:type="character" w:customStyle="1" w:styleId="CommentSubjectChar">
    <w:name w:val="Comment Subject Char"/>
    <w:basedOn w:val="CommentTextChar"/>
    <w:link w:val="CommentSubject"/>
    <w:uiPriority w:val="99"/>
    <w:semiHidden/>
    <w:rsid w:val="00DD7DCD"/>
    <w:rPr>
      <w:b/>
      <w:bCs/>
      <w:sz w:val="20"/>
      <w:szCs w:val="20"/>
    </w:rPr>
  </w:style>
  <w:style w:type="character" w:styleId="UnresolvedMention">
    <w:name w:val="Unresolved Mention"/>
    <w:basedOn w:val="DefaultParagraphFont"/>
    <w:uiPriority w:val="99"/>
    <w:semiHidden/>
    <w:unhideWhenUsed/>
    <w:rsid w:val="00A559DA"/>
    <w:rPr>
      <w:color w:val="605E5C"/>
      <w:shd w:val="clear" w:color="auto" w:fill="E1DFDD"/>
    </w:rPr>
  </w:style>
  <w:style w:type="paragraph" w:styleId="TOC3">
    <w:name w:val="toc 3"/>
    <w:basedOn w:val="Normal"/>
    <w:next w:val="Normal"/>
    <w:autoRedefine/>
    <w:uiPriority w:val="39"/>
    <w:unhideWhenUsed/>
    <w:rsid w:val="00420F67"/>
    <w:pPr>
      <w:spacing w:after="100"/>
      <w:ind w:left="480"/>
    </w:pPr>
  </w:style>
  <w:style w:type="paragraph" w:styleId="Header">
    <w:name w:val="header"/>
    <w:basedOn w:val="Normal"/>
    <w:link w:val="HeaderChar"/>
    <w:uiPriority w:val="99"/>
    <w:unhideWhenUsed/>
    <w:rsid w:val="002458FC"/>
    <w:pPr>
      <w:tabs>
        <w:tab w:val="center" w:pos="4536"/>
        <w:tab w:val="right" w:pos="9072"/>
      </w:tabs>
      <w:spacing w:after="0" w:line="240" w:lineRule="auto"/>
    </w:pPr>
  </w:style>
  <w:style w:type="character" w:customStyle="1" w:styleId="HeaderChar">
    <w:name w:val="Header Char"/>
    <w:basedOn w:val="DefaultParagraphFont"/>
    <w:link w:val="Header"/>
    <w:uiPriority w:val="99"/>
    <w:rsid w:val="002458FC"/>
  </w:style>
  <w:style w:type="paragraph" w:styleId="Footer">
    <w:name w:val="footer"/>
    <w:basedOn w:val="Normal"/>
    <w:link w:val="FooterChar"/>
    <w:uiPriority w:val="99"/>
    <w:unhideWhenUsed/>
    <w:rsid w:val="002458FC"/>
    <w:pPr>
      <w:tabs>
        <w:tab w:val="center" w:pos="4536"/>
        <w:tab w:val="right" w:pos="9072"/>
      </w:tabs>
      <w:spacing w:after="0" w:line="240" w:lineRule="auto"/>
    </w:pPr>
  </w:style>
  <w:style w:type="character" w:customStyle="1" w:styleId="FooterChar">
    <w:name w:val="Footer Char"/>
    <w:basedOn w:val="DefaultParagraphFont"/>
    <w:link w:val="Footer"/>
    <w:uiPriority w:val="99"/>
    <w:rsid w:val="002458FC"/>
  </w:style>
  <w:style w:type="character" w:customStyle="1" w:styleId="Heading4Char">
    <w:name w:val="Heading 4 Char"/>
    <w:basedOn w:val="DefaultParagraphFont"/>
    <w:link w:val="Heading4"/>
    <w:uiPriority w:val="9"/>
    <w:rsid w:val="00922E3B"/>
    <w:rPr>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956d0e-c60f-401e-8ac4-3a64ad162da4">
      <Terms xmlns="http://schemas.microsoft.com/office/infopath/2007/PartnerControls"/>
    </lcf76f155ced4ddcb4097134ff3c332f>
    <TaxCatchAll xmlns="02196dac-b9a1-4c29-b4e1-0f9546ec855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59E4113104454ABBC055C443C6D04C" ma:contentTypeVersion="12" ma:contentTypeDescription="Een nieuw document maken." ma:contentTypeScope="" ma:versionID="8e972fd59e7063c34c850844c1d23f8c">
  <xsd:schema xmlns:xsd="http://www.w3.org/2001/XMLSchema" xmlns:xs="http://www.w3.org/2001/XMLSchema" xmlns:p="http://schemas.microsoft.com/office/2006/metadata/properties" xmlns:ns2="66956d0e-c60f-401e-8ac4-3a64ad162da4" xmlns:ns3="02196dac-b9a1-4c29-b4e1-0f9546ec8559" targetNamespace="http://schemas.microsoft.com/office/2006/metadata/properties" ma:root="true" ma:fieldsID="ee259f013b668841c1fd70a7a7118cad" ns2:_="" ns3:_="">
    <xsd:import namespace="66956d0e-c60f-401e-8ac4-3a64ad162da4"/>
    <xsd:import namespace="02196dac-b9a1-4c29-b4e1-0f9546ec85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56d0e-c60f-401e-8ac4-3a64ad162d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196dac-b9a1-4c29-b4e1-0f9546ec85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0fad020-4409-44ba-bd10-d7b9034a4014}" ma:internalName="TaxCatchAll" ma:showField="CatchAllData" ma:web="02196dac-b9a1-4c29-b4e1-0f9546ec85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DAB07F-F6F9-4D22-804E-F35E4757B0DF}">
  <ds:schemaRefs>
    <ds:schemaRef ds:uri="http://schemas.microsoft.com/office/2006/metadata/properties"/>
    <ds:schemaRef ds:uri="http://schemas.microsoft.com/office/infopath/2007/PartnerControls"/>
    <ds:schemaRef ds:uri="66956d0e-c60f-401e-8ac4-3a64ad162da4"/>
    <ds:schemaRef ds:uri="02196dac-b9a1-4c29-b4e1-0f9546ec8559"/>
  </ds:schemaRefs>
</ds:datastoreItem>
</file>

<file path=customXml/itemProps2.xml><?xml version="1.0" encoding="utf-8"?>
<ds:datastoreItem xmlns:ds="http://schemas.openxmlformats.org/officeDocument/2006/customXml" ds:itemID="{F97D8532-BC27-444F-A177-1126FCAF2FC1}">
  <ds:schemaRefs>
    <ds:schemaRef ds:uri="http://schemas.openxmlformats.org/officeDocument/2006/bibliography"/>
  </ds:schemaRefs>
</ds:datastoreItem>
</file>

<file path=customXml/itemProps3.xml><?xml version="1.0" encoding="utf-8"?>
<ds:datastoreItem xmlns:ds="http://schemas.openxmlformats.org/officeDocument/2006/customXml" ds:itemID="{C909D5B6-14D0-4598-A410-0198B826615C}">
  <ds:schemaRefs>
    <ds:schemaRef ds:uri="http://schemas.microsoft.com/sharepoint/v3/contenttype/forms"/>
  </ds:schemaRefs>
</ds:datastoreItem>
</file>

<file path=customXml/itemProps4.xml><?xml version="1.0" encoding="utf-8"?>
<ds:datastoreItem xmlns:ds="http://schemas.openxmlformats.org/officeDocument/2006/customXml" ds:itemID="{80AF8AFB-DDCC-48F4-AD92-C2B7230A8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56d0e-c60f-401e-8ac4-3a64ad162da4"/>
    <ds:schemaRef ds:uri="02196dac-b9a1-4c29-b4e1-0f9546ec85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Pages>
  <Words>1838</Words>
  <Characters>10481</Characters>
  <Application>Microsoft Office Word</Application>
  <DocSecurity>4</DocSecurity>
  <Lines>87</Lines>
  <Paragraphs>24</Paragraphs>
  <ScaleCrop>false</ScaleCrop>
  <Company/>
  <LinksUpToDate>false</LinksUpToDate>
  <CharactersWithSpaces>12295</CharactersWithSpaces>
  <SharedDoc>false</SharedDoc>
  <HLinks>
    <vt:vector size="114" baseType="variant">
      <vt:variant>
        <vt:i4>1310770</vt:i4>
      </vt:variant>
      <vt:variant>
        <vt:i4>110</vt:i4>
      </vt:variant>
      <vt:variant>
        <vt:i4>0</vt:i4>
      </vt:variant>
      <vt:variant>
        <vt:i4>5</vt:i4>
      </vt:variant>
      <vt:variant>
        <vt:lpwstr/>
      </vt:variant>
      <vt:variant>
        <vt:lpwstr>_Toc241668791</vt:lpwstr>
      </vt:variant>
      <vt:variant>
        <vt:i4>1310770</vt:i4>
      </vt:variant>
      <vt:variant>
        <vt:i4>104</vt:i4>
      </vt:variant>
      <vt:variant>
        <vt:i4>0</vt:i4>
      </vt:variant>
      <vt:variant>
        <vt:i4>5</vt:i4>
      </vt:variant>
      <vt:variant>
        <vt:lpwstr/>
      </vt:variant>
      <vt:variant>
        <vt:lpwstr>_Toc241668790</vt:lpwstr>
      </vt:variant>
      <vt:variant>
        <vt:i4>1376306</vt:i4>
      </vt:variant>
      <vt:variant>
        <vt:i4>98</vt:i4>
      </vt:variant>
      <vt:variant>
        <vt:i4>0</vt:i4>
      </vt:variant>
      <vt:variant>
        <vt:i4>5</vt:i4>
      </vt:variant>
      <vt:variant>
        <vt:lpwstr/>
      </vt:variant>
      <vt:variant>
        <vt:lpwstr>_Toc241668789</vt:lpwstr>
      </vt:variant>
      <vt:variant>
        <vt:i4>1376306</vt:i4>
      </vt:variant>
      <vt:variant>
        <vt:i4>92</vt:i4>
      </vt:variant>
      <vt:variant>
        <vt:i4>0</vt:i4>
      </vt:variant>
      <vt:variant>
        <vt:i4>5</vt:i4>
      </vt:variant>
      <vt:variant>
        <vt:lpwstr/>
      </vt:variant>
      <vt:variant>
        <vt:lpwstr>_Toc241668788</vt:lpwstr>
      </vt:variant>
      <vt:variant>
        <vt:i4>1376306</vt:i4>
      </vt:variant>
      <vt:variant>
        <vt:i4>86</vt:i4>
      </vt:variant>
      <vt:variant>
        <vt:i4>0</vt:i4>
      </vt:variant>
      <vt:variant>
        <vt:i4>5</vt:i4>
      </vt:variant>
      <vt:variant>
        <vt:lpwstr/>
      </vt:variant>
      <vt:variant>
        <vt:lpwstr>_Toc241668787</vt:lpwstr>
      </vt:variant>
      <vt:variant>
        <vt:i4>1376306</vt:i4>
      </vt:variant>
      <vt:variant>
        <vt:i4>80</vt:i4>
      </vt:variant>
      <vt:variant>
        <vt:i4>0</vt:i4>
      </vt:variant>
      <vt:variant>
        <vt:i4>5</vt:i4>
      </vt:variant>
      <vt:variant>
        <vt:lpwstr/>
      </vt:variant>
      <vt:variant>
        <vt:lpwstr>_Toc241668786</vt:lpwstr>
      </vt:variant>
      <vt:variant>
        <vt:i4>1376306</vt:i4>
      </vt:variant>
      <vt:variant>
        <vt:i4>74</vt:i4>
      </vt:variant>
      <vt:variant>
        <vt:i4>0</vt:i4>
      </vt:variant>
      <vt:variant>
        <vt:i4>5</vt:i4>
      </vt:variant>
      <vt:variant>
        <vt:lpwstr/>
      </vt:variant>
      <vt:variant>
        <vt:lpwstr>_Toc241668785</vt:lpwstr>
      </vt:variant>
      <vt:variant>
        <vt:i4>1376306</vt:i4>
      </vt:variant>
      <vt:variant>
        <vt:i4>68</vt:i4>
      </vt:variant>
      <vt:variant>
        <vt:i4>0</vt:i4>
      </vt:variant>
      <vt:variant>
        <vt:i4>5</vt:i4>
      </vt:variant>
      <vt:variant>
        <vt:lpwstr/>
      </vt:variant>
      <vt:variant>
        <vt:lpwstr>_Toc241668784</vt:lpwstr>
      </vt:variant>
      <vt:variant>
        <vt:i4>1376306</vt:i4>
      </vt:variant>
      <vt:variant>
        <vt:i4>62</vt:i4>
      </vt:variant>
      <vt:variant>
        <vt:i4>0</vt:i4>
      </vt:variant>
      <vt:variant>
        <vt:i4>5</vt:i4>
      </vt:variant>
      <vt:variant>
        <vt:lpwstr/>
      </vt:variant>
      <vt:variant>
        <vt:lpwstr>_Toc241668783</vt:lpwstr>
      </vt:variant>
      <vt:variant>
        <vt:i4>1376306</vt:i4>
      </vt:variant>
      <vt:variant>
        <vt:i4>56</vt:i4>
      </vt:variant>
      <vt:variant>
        <vt:i4>0</vt:i4>
      </vt:variant>
      <vt:variant>
        <vt:i4>5</vt:i4>
      </vt:variant>
      <vt:variant>
        <vt:lpwstr/>
      </vt:variant>
      <vt:variant>
        <vt:lpwstr>_Toc241668782</vt:lpwstr>
      </vt:variant>
      <vt:variant>
        <vt:i4>1376306</vt:i4>
      </vt:variant>
      <vt:variant>
        <vt:i4>50</vt:i4>
      </vt:variant>
      <vt:variant>
        <vt:i4>0</vt:i4>
      </vt:variant>
      <vt:variant>
        <vt:i4>5</vt:i4>
      </vt:variant>
      <vt:variant>
        <vt:lpwstr/>
      </vt:variant>
      <vt:variant>
        <vt:lpwstr>_Toc241668781</vt:lpwstr>
      </vt:variant>
      <vt:variant>
        <vt:i4>1376306</vt:i4>
      </vt:variant>
      <vt:variant>
        <vt:i4>44</vt:i4>
      </vt:variant>
      <vt:variant>
        <vt:i4>0</vt:i4>
      </vt:variant>
      <vt:variant>
        <vt:i4>5</vt:i4>
      </vt:variant>
      <vt:variant>
        <vt:lpwstr/>
      </vt:variant>
      <vt:variant>
        <vt:lpwstr>_Toc241668780</vt:lpwstr>
      </vt:variant>
      <vt:variant>
        <vt:i4>1703986</vt:i4>
      </vt:variant>
      <vt:variant>
        <vt:i4>38</vt:i4>
      </vt:variant>
      <vt:variant>
        <vt:i4>0</vt:i4>
      </vt:variant>
      <vt:variant>
        <vt:i4>5</vt:i4>
      </vt:variant>
      <vt:variant>
        <vt:lpwstr/>
      </vt:variant>
      <vt:variant>
        <vt:lpwstr>_Toc241668779</vt:lpwstr>
      </vt:variant>
      <vt:variant>
        <vt:i4>1703986</vt:i4>
      </vt:variant>
      <vt:variant>
        <vt:i4>32</vt:i4>
      </vt:variant>
      <vt:variant>
        <vt:i4>0</vt:i4>
      </vt:variant>
      <vt:variant>
        <vt:i4>5</vt:i4>
      </vt:variant>
      <vt:variant>
        <vt:lpwstr/>
      </vt:variant>
      <vt:variant>
        <vt:lpwstr>_Toc241668778</vt:lpwstr>
      </vt:variant>
      <vt:variant>
        <vt:i4>1703986</vt:i4>
      </vt:variant>
      <vt:variant>
        <vt:i4>26</vt:i4>
      </vt:variant>
      <vt:variant>
        <vt:i4>0</vt:i4>
      </vt:variant>
      <vt:variant>
        <vt:i4>5</vt:i4>
      </vt:variant>
      <vt:variant>
        <vt:lpwstr/>
      </vt:variant>
      <vt:variant>
        <vt:lpwstr>_Toc241668777</vt:lpwstr>
      </vt:variant>
      <vt:variant>
        <vt:i4>1703986</vt:i4>
      </vt:variant>
      <vt:variant>
        <vt:i4>20</vt:i4>
      </vt:variant>
      <vt:variant>
        <vt:i4>0</vt:i4>
      </vt:variant>
      <vt:variant>
        <vt:i4>5</vt:i4>
      </vt:variant>
      <vt:variant>
        <vt:lpwstr/>
      </vt:variant>
      <vt:variant>
        <vt:lpwstr>_Toc241668776</vt:lpwstr>
      </vt:variant>
      <vt:variant>
        <vt:i4>1703986</vt:i4>
      </vt:variant>
      <vt:variant>
        <vt:i4>14</vt:i4>
      </vt:variant>
      <vt:variant>
        <vt:i4>0</vt:i4>
      </vt:variant>
      <vt:variant>
        <vt:i4>5</vt:i4>
      </vt:variant>
      <vt:variant>
        <vt:lpwstr/>
      </vt:variant>
      <vt:variant>
        <vt:lpwstr>_Toc241668775</vt:lpwstr>
      </vt:variant>
      <vt:variant>
        <vt:i4>1703986</vt:i4>
      </vt:variant>
      <vt:variant>
        <vt:i4>8</vt:i4>
      </vt:variant>
      <vt:variant>
        <vt:i4>0</vt:i4>
      </vt:variant>
      <vt:variant>
        <vt:i4>5</vt:i4>
      </vt:variant>
      <vt:variant>
        <vt:lpwstr/>
      </vt:variant>
      <vt:variant>
        <vt:lpwstr>_Toc241668774</vt:lpwstr>
      </vt:variant>
      <vt:variant>
        <vt:i4>1703986</vt:i4>
      </vt:variant>
      <vt:variant>
        <vt:i4>2</vt:i4>
      </vt:variant>
      <vt:variant>
        <vt:i4>0</vt:i4>
      </vt:variant>
      <vt:variant>
        <vt:i4>5</vt:i4>
      </vt:variant>
      <vt:variant>
        <vt:lpwstr/>
      </vt:variant>
      <vt:variant>
        <vt:lpwstr>_Toc241668773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 Dreijling (student)</dc:creator>
  <cp:keywords/>
  <dc:description/>
  <cp:lastModifiedBy>Bart Ressing (student)</cp:lastModifiedBy>
  <cp:revision>384</cp:revision>
  <dcterms:created xsi:type="dcterms:W3CDTF">2026-09-11T09:40:00Z</dcterms:created>
  <dcterms:modified xsi:type="dcterms:W3CDTF">2026-10-01T08:24:00Z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0x0101009759E4113104454ABBC055C443C6D04C</vt:lpwstr>
  </property>
  <property fmtid="{D5CDD505-2E9C-101B-9397-08002B2CF9AE}" pid="3" name="MediaServiceImageTags">
    <vt:lpwstr/>
  </property>
</Properties>
</file>